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24EE8" w14:textId="63A7FEE3" w:rsidR="00623D09" w:rsidRDefault="007B236C">
      <w:pPr>
        <w:rPr>
          <w:b/>
          <w:bCs/>
          <w:sz w:val="40"/>
          <w:szCs w:val="40"/>
        </w:rPr>
      </w:pPr>
      <w:r>
        <w:rPr>
          <w:noProof/>
          <w:lang w:eastAsia="en-AU"/>
        </w:rPr>
        <w:drawing>
          <wp:anchor distT="0" distB="0" distL="114300" distR="114300" simplePos="0" relativeHeight="251658752" behindDoc="1" locked="0" layoutInCell="0" allowOverlap="1" wp14:anchorId="6CB760A1" wp14:editId="5202EDF5">
            <wp:simplePos x="0" y="0"/>
            <wp:positionH relativeFrom="column">
              <wp:posOffset>3789280</wp:posOffset>
            </wp:positionH>
            <wp:positionV relativeFrom="paragraph">
              <wp:posOffset>57865</wp:posOffset>
            </wp:positionV>
            <wp:extent cx="2612807" cy="1249602"/>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tretch>
                      <a:fillRect/>
                    </a:stretch>
                  </pic:blipFill>
                  <pic:spPr bwMode="auto">
                    <a:xfrm>
                      <a:off x="0" y="0"/>
                      <a:ext cx="2625822" cy="1255827"/>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6704" behindDoc="1" locked="0" layoutInCell="0" allowOverlap="1" wp14:anchorId="556FB861" wp14:editId="3A013C0D">
            <wp:simplePos x="0" y="0"/>
            <wp:positionH relativeFrom="column">
              <wp:posOffset>-79375</wp:posOffset>
            </wp:positionH>
            <wp:positionV relativeFrom="paragraph">
              <wp:posOffset>43815</wp:posOffset>
            </wp:positionV>
            <wp:extent cx="1397000" cy="13081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tretch>
                      <a:fillRect/>
                    </a:stretch>
                  </pic:blipFill>
                  <pic:spPr bwMode="auto">
                    <a:xfrm>
                      <a:off x="0" y="0"/>
                      <a:ext cx="1397000" cy="1308100"/>
                    </a:xfrm>
                    <a:prstGeom prst="rect">
                      <a:avLst/>
                    </a:prstGeom>
                    <a:noFill/>
                  </pic:spPr>
                </pic:pic>
              </a:graphicData>
            </a:graphic>
            <wp14:sizeRelH relativeFrom="page">
              <wp14:pctWidth>0</wp14:pctWidth>
            </wp14:sizeRelH>
            <wp14:sizeRelV relativeFrom="page">
              <wp14:pctHeight>0</wp14:pctHeight>
            </wp14:sizeRelV>
          </wp:anchor>
        </w:drawing>
      </w:r>
    </w:p>
    <w:p w14:paraId="732A184F" w14:textId="77777777" w:rsidR="00623D09" w:rsidRDefault="00623D09">
      <w:pPr>
        <w:jc w:val="center"/>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p>
    <w:p w14:paraId="30F37C78" w14:textId="77777777" w:rsidR="00623D09" w:rsidRDefault="00623D09">
      <w:pPr>
        <w:jc w:val="center"/>
        <w:rPr>
          <w:b/>
          <w:bCs/>
          <w:sz w:val="40"/>
          <w:szCs w:val="40"/>
        </w:rPr>
      </w:pPr>
    </w:p>
    <w:p w14:paraId="07FAE57C" w14:textId="77777777" w:rsidR="00623D09" w:rsidRDefault="00623D09">
      <w:pPr>
        <w:jc w:val="center"/>
        <w:rPr>
          <w:b/>
          <w:bCs/>
          <w:sz w:val="40"/>
          <w:szCs w:val="40"/>
        </w:rPr>
      </w:pPr>
    </w:p>
    <w:p w14:paraId="3F426A03" w14:textId="77777777" w:rsidR="00623D09" w:rsidRDefault="00623D09">
      <w:pPr>
        <w:jc w:val="center"/>
        <w:rPr>
          <w:b/>
          <w:bCs/>
          <w:sz w:val="40"/>
          <w:szCs w:val="40"/>
        </w:rPr>
      </w:pPr>
    </w:p>
    <w:p w14:paraId="71E9D61F" w14:textId="77777777" w:rsidR="00623D09" w:rsidRDefault="00623D09">
      <w:pPr>
        <w:jc w:val="center"/>
        <w:rPr>
          <w:b/>
          <w:bCs/>
          <w:sz w:val="52"/>
          <w:szCs w:val="52"/>
        </w:rPr>
      </w:pPr>
    </w:p>
    <w:p w14:paraId="32C845B8" w14:textId="77777777" w:rsidR="00623D09" w:rsidRDefault="00623D09">
      <w:pPr>
        <w:jc w:val="center"/>
        <w:rPr>
          <w:b/>
          <w:bCs/>
          <w:sz w:val="52"/>
          <w:szCs w:val="52"/>
        </w:rPr>
      </w:pPr>
    </w:p>
    <w:p w14:paraId="48277165" w14:textId="77777777" w:rsidR="00623D09" w:rsidRPr="009D7C90" w:rsidRDefault="00623D09">
      <w:pPr>
        <w:jc w:val="center"/>
        <w:rPr>
          <w:rFonts w:ascii="Calibri" w:hAnsi="Calibri" w:cs="Calibri"/>
          <w:b/>
          <w:bCs/>
          <w:sz w:val="52"/>
          <w:szCs w:val="52"/>
        </w:rPr>
      </w:pPr>
    </w:p>
    <w:p w14:paraId="2C360975" w14:textId="77777777" w:rsidR="00623D09" w:rsidRPr="009D7C90" w:rsidRDefault="00623D09">
      <w:pPr>
        <w:jc w:val="center"/>
        <w:rPr>
          <w:rFonts w:ascii="Calibri" w:hAnsi="Calibri" w:cs="Calibri"/>
          <w:b/>
          <w:bCs/>
          <w:sz w:val="52"/>
          <w:szCs w:val="52"/>
        </w:rPr>
      </w:pPr>
    </w:p>
    <w:p w14:paraId="30159835" w14:textId="77777777" w:rsidR="00623D09" w:rsidRPr="009D7C90" w:rsidRDefault="00623D09">
      <w:pPr>
        <w:jc w:val="center"/>
        <w:rPr>
          <w:rFonts w:ascii="Calibri" w:hAnsi="Calibri" w:cs="Calibri"/>
          <w:b/>
          <w:bCs/>
          <w:sz w:val="52"/>
          <w:szCs w:val="52"/>
        </w:rPr>
      </w:pPr>
    </w:p>
    <w:p w14:paraId="477D06C4" w14:textId="78E50739" w:rsidR="00623D09" w:rsidRPr="009D7C90" w:rsidRDefault="00623D09">
      <w:pPr>
        <w:jc w:val="center"/>
        <w:rPr>
          <w:rFonts w:ascii="Calibri" w:hAnsi="Calibri" w:cs="Calibri"/>
          <w:b/>
          <w:bCs/>
          <w:sz w:val="52"/>
          <w:szCs w:val="52"/>
        </w:rPr>
      </w:pPr>
      <w:r w:rsidRPr="009D7C90">
        <w:rPr>
          <w:rFonts w:ascii="Calibri" w:hAnsi="Calibri" w:cs="Calibri"/>
          <w:b/>
          <w:bCs/>
          <w:sz w:val="52"/>
          <w:szCs w:val="52"/>
        </w:rPr>
        <w:t xml:space="preserve">Bedfordale Volunteer Bush Fire </w:t>
      </w:r>
      <w:r w:rsidR="008071F1">
        <w:rPr>
          <w:rFonts w:ascii="Calibri" w:hAnsi="Calibri" w:cs="Calibri"/>
          <w:b/>
          <w:bCs/>
          <w:sz w:val="52"/>
          <w:szCs w:val="52"/>
        </w:rPr>
        <w:t>Brigade</w:t>
      </w:r>
    </w:p>
    <w:p w14:paraId="22795B0E" w14:textId="77777777" w:rsidR="00623D09" w:rsidRPr="009D7C90" w:rsidRDefault="00623D09">
      <w:pPr>
        <w:jc w:val="center"/>
        <w:rPr>
          <w:rFonts w:ascii="Calibri" w:hAnsi="Calibri" w:cs="Calibri"/>
          <w:b/>
          <w:bCs/>
          <w:sz w:val="52"/>
          <w:szCs w:val="52"/>
        </w:rPr>
      </w:pPr>
    </w:p>
    <w:p w14:paraId="24A6F75D" w14:textId="77777777" w:rsidR="00623D09" w:rsidRPr="009D7C90" w:rsidRDefault="00623D09">
      <w:pPr>
        <w:jc w:val="center"/>
        <w:rPr>
          <w:rFonts w:ascii="Calibri" w:hAnsi="Calibri" w:cs="Calibri"/>
          <w:b/>
          <w:bCs/>
          <w:sz w:val="52"/>
          <w:szCs w:val="52"/>
        </w:rPr>
      </w:pPr>
      <w:r w:rsidRPr="009D7C90">
        <w:rPr>
          <w:rFonts w:ascii="Calibri" w:hAnsi="Calibri" w:cs="Calibri"/>
          <w:b/>
          <w:bCs/>
          <w:sz w:val="52"/>
          <w:szCs w:val="52"/>
        </w:rPr>
        <w:t>Constitution</w:t>
      </w:r>
    </w:p>
    <w:p w14:paraId="346C6501" w14:textId="77777777" w:rsidR="00623D09" w:rsidRPr="009D7C90" w:rsidRDefault="00623D09">
      <w:pPr>
        <w:jc w:val="center"/>
        <w:rPr>
          <w:rFonts w:ascii="Calibri" w:hAnsi="Calibri" w:cs="Calibri"/>
          <w:b/>
          <w:bCs/>
          <w:sz w:val="52"/>
          <w:szCs w:val="52"/>
        </w:rPr>
      </w:pPr>
    </w:p>
    <w:p w14:paraId="684040A3" w14:textId="77777777" w:rsidR="00623D09" w:rsidRPr="009D7C90" w:rsidRDefault="00623D09">
      <w:pPr>
        <w:rPr>
          <w:rFonts w:ascii="Calibri" w:hAnsi="Calibri" w:cs="Calibri"/>
          <w:sz w:val="52"/>
          <w:szCs w:val="52"/>
        </w:rPr>
      </w:pPr>
    </w:p>
    <w:p w14:paraId="03FC9D29" w14:textId="77777777" w:rsidR="00623D09" w:rsidRPr="009D7C90" w:rsidRDefault="00623D09">
      <w:pPr>
        <w:rPr>
          <w:sz w:val="52"/>
          <w:szCs w:val="52"/>
        </w:rPr>
      </w:pPr>
    </w:p>
    <w:p w14:paraId="0D25EF9C" w14:textId="77777777" w:rsidR="00623D09" w:rsidRDefault="00623D09"/>
    <w:p w14:paraId="08884226" w14:textId="7E994184" w:rsidR="00623D09" w:rsidRDefault="00623D09">
      <w:pPr>
        <w:rPr>
          <w:b/>
          <w:bCs/>
          <w:sz w:val="40"/>
          <w:szCs w:val="40"/>
        </w:rPr>
      </w:pPr>
    </w:p>
    <w:p w14:paraId="6E5E72E9" w14:textId="77777777" w:rsidR="00623D09" w:rsidRDefault="00623D09">
      <w:pPr>
        <w:rPr>
          <w:rStyle w:val="SubtleEmphasis"/>
          <w:rFonts w:ascii="Times" w:hAnsi="Times" w:cs="Times"/>
          <w:b/>
          <w:bCs/>
          <w:i w:val="0"/>
          <w:iCs w:val="0"/>
          <w:color w:val="auto"/>
          <w:sz w:val="32"/>
          <w:szCs w:val="32"/>
        </w:rPr>
      </w:pPr>
      <w:r>
        <w:rPr>
          <w:rStyle w:val="SubtleEmphasis"/>
          <w:i w:val="0"/>
          <w:iCs w:val="0"/>
          <w:color w:val="auto"/>
        </w:rPr>
        <w:br w:type="page"/>
      </w:r>
    </w:p>
    <w:p w14:paraId="386B3CF2" w14:textId="77777777" w:rsidR="00623D09" w:rsidRPr="00A959CE" w:rsidRDefault="00623D09" w:rsidP="00A959CE">
      <w:pPr>
        <w:pStyle w:val="Heading1"/>
        <w:rPr>
          <w:rStyle w:val="SubtleEmphasis"/>
          <w:i w:val="0"/>
          <w:iCs w:val="0"/>
          <w:color w:val="auto"/>
        </w:rPr>
      </w:pPr>
      <w:bookmarkStart w:id="0" w:name="_Toc5824312"/>
      <w:r w:rsidRPr="00A959CE">
        <w:rPr>
          <w:rStyle w:val="SubtleEmphasis"/>
          <w:i w:val="0"/>
          <w:iCs w:val="0"/>
          <w:color w:val="auto"/>
        </w:rPr>
        <w:lastRenderedPageBreak/>
        <w:t>Table of Contents</w:t>
      </w:r>
      <w:bookmarkEnd w:id="0"/>
    </w:p>
    <w:p w14:paraId="050DE3C3" w14:textId="77777777" w:rsidR="00623D09" w:rsidRDefault="00623D09"/>
    <w:p w14:paraId="00E76D23" w14:textId="77777777" w:rsidR="00623D09" w:rsidRDefault="00623D09">
      <w:pPr>
        <w:pStyle w:val="TOCHeading"/>
      </w:pPr>
      <w:r>
        <w:t>Table of Contents</w:t>
      </w:r>
    </w:p>
    <w:p w14:paraId="1A86F6A0" w14:textId="0911A5D7" w:rsidR="00002B0A" w:rsidRDefault="00623D09">
      <w:pPr>
        <w:pStyle w:val="TOC1"/>
        <w:tabs>
          <w:tab w:val="right" w:leader="dot" w:pos="9628"/>
        </w:tabs>
        <w:rPr>
          <w:ins w:id="1" w:author="a a" w:date="2019-04-10T21:31:00Z"/>
          <w:rFonts w:asciiTheme="minorHAnsi" w:eastAsiaTheme="minorEastAsia" w:hAnsiTheme="minorHAnsi" w:cstheme="minorBidi"/>
          <w:noProof/>
        </w:rPr>
      </w:pPr>
      <w:r>
        <w:fldChar w:fldCharType="begin"/>
      </w:r>
      <w:r>
        <w:instrText xml:space="preserve"> TOC \o "1-3" \h \z \u </w:instrText>
      </w:r>
      <w:r>
        <w:fldChar w:fldCharType="separate"/>
      </w:r>
      <w:ins w:id="2" w:author="a a" w:date="2019-04-10T21:31:00Z">
        <w:r w:rsidR="00002B0A" w:rsidRPr="00207F6D">
          <w:rPr>
            <w:rStyle w:val="Hyperlink"/>
            <w:noProof/>
          </w:rPr>
          <w:fldChar w:fldCharType="begin"/>
        </w:r>
        <w:r w:rsidR="00002B0A" w:rsidRPr="00207F6D">
          <w:rPr>
            <w:rStyle w:val="Hyperlink"/>
            <w:noProof/>
          </w:rPr>
          <w:instrText xml:space="preserve"> </w:instrText>
        </w:r>
        <w:r w:rsidR="00002B0A">
          <w:rPr>
            <w:noProof/>
          </w:rPr>
          <w:instrText>HYPERLINK \l "_Toc5824312"</w:instrText>
        </w:r>
        <w:r w:rsidR="00002B0A" w:rsidRPr="00207F6D">
          <w:rPr>
            <w:rStyle w:val="Hyperlink"/>
            <w:noProof/>
          </w:rPr>
          <w:instrText xml:space="preserve"> </w:instrText>
        </w:r>
        <w:r w:rsidR="00002B0A" w:rsidRPr="00207F6D">
          <w:rPr>
            <w:rStyle w:val="Hyperlink"/>
            <w:noProof/>
          </w:rPr>
        </w:r>
        <w:r w:rsidR="00002B0A" w:rsidRPr="00207F6D">
          <w:rPr>
            <w:rStyle w:val="Hyperlink"/>
            <w:noProof/>
          </w:rPr>
          <w:fldChar w:fldCharType="separate"/>
        </w:r>
        <w:r w:rsidR="00002B0A" w:rsidRPr="00207F6D">
          <w:rPr>
            <w:rStyle w:val="Hyperlink"/>
            <w:noProof/>
          </w:rPr>
          <w:t>Table of Contents</w:t>
        </w:r>
        <w:r w:rsidR="00002B0A">
          <w:rPr>
            <w:noProof/>
            <w:webHidden/>
          </w:rPr>
          <w:tab/>
        </w:r>
        <w:r w:rsidR="00002B0A">
          <w:rPr>
            <w:noProof/>
            <w:webHidden/>
          </w:rPr>
          <w:fldChar w:fldCharType="begin"/>
        </w:r>
        <w:r w:rsidR="00002B0A">
          <w:rPr>
            <w:noProof/>
            <w:webHidden/>
          </w:rPr>
          <w:instrText xml:space="preserve"> PAGEREF _Toc5824312 \h </w:instrText>
        </w:r>
        <w:r w:rsidR="00002B0A">
          <w:rPr>
            <w:noProof/>
            <w:webHidden/>
          </w:rPr>
        </w:r>
      </w:ins>
      <w:r w:rsidR="00002B0A">
        <w:rPr>
          <w:noProof/>
          <w:webHidden/>
        </w:rPr>
        <w:fldChar w:fldCharType="separate"/>
      </w:r>
      <w:r w:rsidR="008F3DDD">
        <w:rPr>
          <w:noProof/>
          <w:webHidden/>
        </w:rPr>
        <w:t>2</w:t>
      </w:r>
      <w:ins w:id="3" w:author="a a" w:date="2019-04-10T21:31:00Z">
        <w:r w:rsidR="00002B0A">
          <w:rPr>
            <w:noProof/>
            <w:webHidden/>
          </w:rPr>
          <w:fldChar w:fldCharType="end"/>
        </w:r>
        <w:r w:rsidR="00002B0A" w:rsidRPr="00207F6D">
          <w:rPr>
            <w:rStyle w:val="Hyperlink"/>
            <w:noProof/>
          </w:rPr>
          <w:fldChar w:fldCharType="end"/>
        </w:r>
      </w:ins>
    </w:p>
    <w:p w14:paraId="46B017E4" w14:textId="64BA608B" w:rsidR="00002B0A" w:rsidRDefault="00002B0A">
      <w:pPr>
        <w:pStyle w:val="TOC1"/>
        <w:tabs>
          <w:tab w:val="left" w:pos="440"/>
          <w:tab w:val="right" w:leader="dot" w:pos="9628"/>
        </w:tabs>
        <w:rPr>
          <w:ins w:id="4" w:author="a a" w:date="2019-04-10T21:31:00Z"/>
          <w:rFonts w:asciiTheme="minorHAnsi" w:eastAsiaTheme="minorEastAsia" w:hAnsiTheme="minorHAnsi" w:cstheme="minorBidi"/>
          <w:noProof/>
        </w:rPr>
      </w:pPr>
      <w:ins w:id="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1.</w:t>
        </w:r>
        <w:r>
          <w:rPr>
            <w:rFonts w:asciiTheme="minorHAnsi" w:eastAsiaTheme="minorEastAsia" w:hAnsiTheme="minorHAnsi" w:cstheme="minorBidi"/>
            <w:noProof/>
          </w:rPr>
          <w:tab/>
        </w:r>
        <w:r w:rsidRPr="00207F6D">
          <w:rPr>
            <w:rStyle w:val="Hyperlink"/>
            <w:rFonts w:ascii="Calibri" w:hAnsi="Calibri" w:cs="Calibri"/>
            <w:noProof/>
          </w:rPr>
          <w:t>PRELIMINARY</w:t>
        </w:r>
        <w:r>
          <w:rPr>
            <w:noProof/>
            <w:webHidden/>
          </w:rPr>
          <w:tab/>
        </w:r>
        <w:r>
          <w:rPr>
            <w:noProof/>
            <w:webHidden/>
          </w:rPr>
          <w:fldChar w:fldCharType="begin"/>
        </w:r>
        <w:r>
          <w:rPr>
            <w:noProof/>
            <w:webHidden/>
          </w:rPr>
          <w:instrText xml:space="preserve"> PAGEREF _Toc5824313 \h </w:instrText>
        </w:r>
        <w:r>
          <w:rPr>
            <w:noProof/>
            <w:webHidden/>
          </w:rPr>
        </w:r>
      </w:ins>
      <w:r>
        <w:rPr>
          <w:noProof/>
          <w:webHidden/>
        </w:rPr>
        <w:fldChar w:fldCharType="separate"/>
      </w:r>
      <w:r w:rsidR="008F3DDD">
        <w:rPr>
          <w:noProof/>
          <w:webHidden/>
        </w:rPr>
        <w:t>4</w:t>
      </w:r>
      <w:ins w:id="6" w:author="a a" w:date="2019-04-10T21:31:00Z">
        <w:r>
          <w:rPr>
            <w:noProof/>
            <w:webHidden/>
          </w:rPr>
          <w:fldChar w:fldCharType="end"/>
        </w:r>
        <w:r w:rsidRPr="00207F6D">
          <w:rPr>
            <w:rStyle w:val="Hyperlink"/>
            <w:noProof/>
          </w:rPr>
          <w:fldChar w:fldCharType="end"/>
        </w:r>
      </w:ins>
    </w:p>
    <w:p w14:paraId="6C914F68" w14:textId="46B83B65" w:rsidR="00002B0A" w:rsidRDefault="00002B0A">
      <w:pPr>
        <w:pStyle w:val="TOC2"/>
        <w:tabs>
          <w:tab w:val="left" w:pos="960"/>
          <w:tab w:val="right" w:leader="dot" w:pos="9628"/>
        </w:tabs>
        <w:rPr>
          <w:ins w:id="7" w:author="a a" w:date="2019-04-10T21:31:00Z"/>
          <w:rFonts w:asciiTheme="minorHAnsi" w:eastAsiaTheme="minorEastAsia" w:hAnsiTheme="minorHAnsi" w:cstheme="minorBidi"/>
          <w:noProof/>
          <w:sz w:val="24"/>
          <w:szCs w:val="24"/>
          <w:lang w:val="en-AU"/>
        </w:rPr>
      </w:pPr>
      <w:ins w:id="8"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1.1.</w:t>
        </w:r>
        <w:r>
          <w:rPr>
            <w:rFonts w:asciiTheme="minorHAnsi" w:eastAsiaTheme="minorEastAsia" w:hAnsiTheme="minorHAnsi" w:cstheme="minorBidi"/>
            <w:noProof/>
            <w:sz w:val="24"/>
            <w:szCs w:val="24"/>
            <w:lang w:val="en-AU"/>
          </w:rPr>
          <w:tab/>
        </w:r>
        <w:r w:rsidRPr="00207F6D">
          <w:rPr>
            <w:rStyle w:val="Hyperlink"/>
            <w:noProof/>
          </w:rPr>
          <w:t>General</w:t>
        </w:r>
        <w:r>
          <w:rPr>
            <w:noProof/>
            <w:webHidden/>
          </w:rPr>
          <w:tab/>
        </w:r>
        <w:r>
          <w:rPr>
            <w:noProof/>
            <w:webHidden/>
          </w:rPr>
          <w:fldChar w:fldCharType="begin"/>
        </w:r>
        <w:r>
          <w:rPr>
            <w:noProof/>
            <w:webHidden/>
          </w:rPr>
          <w:instrText xml:space="preserve"> PAGEREF _Toc5824314 \h </w:instrText>
        </w:r>
        <w:r>
          <w:rPr>
            <w:noProof/>
            <w:webHidden/>
          </w:rPr>
        </w:r>
      </w:ins>
      <w:r>
        <w:rPr>
          <w:noProof/>
          <w:webHidden/>
        </w:rPr>
        <w:fldChar w:fldCharType="separate"/>
      </w:r>
      <w:r w:rsidR="008F3DDD">
        <w:rPr>
          <w:noProof/>
          <w:webHidden/>
        </w:rPr>
        <w:t>4</w:t>
      </w:r>
      <w:ins w:id="9" w:author="a a" w:date="2019-04-10T21:31:00Z">
        <w:r>
          <w:rPr>
            <w:noProof/>
            <w:webHidden/>
          </w:rPr>
          <w:fldChar w:fldCharType="end"/>
        </w:r>
        <w:r w:rsidRPr="00207F6D">
          <w:rPr>
            <w:rStyle w:val="Hyperlink"/>
            <w:noProof/>
          </w:rPr>
          <w:fldChar w:fldCharType="end"/>
        </w:r>
      </w:ins>
    </w:p>
    <w:p w14:paraId="1DA030DC" w14:textId="2B78CB9D" w:rsidR="00002B0A" w:rsidRDefault="00002B0A">
      <w:pPr>
        <w:pStyle w:val="TOC2"/>
        <w:tabs>
          <w:tab w:val="left" w:pos="960"/>
          <w:tab w:val="right" w:leader="dot" w:pos="9628"/>
        </w:tabs>
        <w:rPr>
          <w:ins w:id="10" w:author="a a" w:date="2019-04-10T21:31:00Z"/>
          <w:rFonts w:asciiTheme="minorHAnsi" w:eastAsiaTheme="minorEastAsia" w:hAnsiTheme="minorHAnsi" w:cstheme="minorBidi"/>
          <w:noProof/>
          <w:sz w:val="24"/>
          <w:szCs w:val="24"/>
          <w:lang w:val="en-AU"/>
        </w:rPr>
      </w:pPr>
      <w:ins w:id="1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1.2.</w:t>
        </w:r>
        <w:r>
          <w:rPr>
            <w:rFonts w:asciiTheme="minorHAnsi" w:eastAsiaTheme="minorEastAsia" w:hAnsiTheme="minorHAnsi" w:cstheme="minorBidi"/>
            <w:noProof/>
            <w:sz w:val="24"/>
            <w:szCs w:val="24"/>
            <w:lang w:val="en-AU"/>
          </w:rPr>
          <w:tab/>
        </w:r>
        <w:r w:rsidRPr="00207F6D">
          <w:rPr>
            <w:rStyle w:val="Hyperlink"/>
            <w:noProof/>
          </w:rPr>
          <w:t>Definitions</w:t>
        </w:r>
        <w:r>
          <w:rPr>
            <w:noProof/>
            <w:webHidden/>
          </w:rPr>
          <w:tab/>
        </w:r>
        <w:r>
          <w:rPr>
            <w:noProof/>
            <w:webHidden/>
          </w:rPr>
          <w:fldChar w:fldCharType="begin"/>
        </w:r>
        <w:r>
          <w:rPr>
            <w:noProof/>
            <w:webHidden/>
          </w:rPr>
          <w:instrText xml:space="preserve"> PAGEREF _Toc5824315 \h </w:instrText>
        </w:r>
        <w:r>
          <w:rPr>
            <w:noProof/>
            <w:webHidden/>
          </w:rPr>
        </w:r>
      </w:ins>
      <w:r>
        <w:rPr>
          <w:noProof/>
          <w:webHidden/>
        </w:rPr>
        <w:fldChar w:fldCharType="separate"/>
      </w:r>
      <w:r w:rsidR="008F3DDD">
        <w:rPr>
          <w:noProof/>
          <w:webHidden/>
        </w:rPr>
        <w:t>4</w:t>
      </w:r>
      <w:ins w:id="12" w:author="a a" w:date="2019-04-10T21:31:00Z">
        <w:r>
          <w:rPr>
            <w:noProof/>
            <w:webHidden/>
          </w:rPr>
          <w:fldChar w:fldCharType="end"/>
        </w:r>
        <w:r w:rsidRPr="00207F6D">
          <w:rPr>
            <w:rStyle w:val="Hyperlink"/>
            <w:noProof/>
          </w:rPr>
          <w:fldChar w:fldCharType="end"/>
        </w:r>
      </w:ins>
    </w:p>
    <w:p w14:paraId="257F26F0" w14:textId="20283F66" w:rsidR="00002B0A" w:rsidRDefault="00002B0A">
      <w:pPr>
        <w:pStyle w:val="TOC2"/>
        <w:tabs>
          <w:tab w:val="left" w:pos="960"/>
          <w:tab w:val="right" w:leader="dot" w:pos="9628"/>
        </w:tabs>
        <w:rPr>
          <w:ins w:id="13" w:author="a a" w:date="2019-04-10T21:31:00Z"/>
          <w:rFonts w:asciiTheme="minorHAnsi" w:eastAsiaTheme="minorEastAsia" w:hAnsiTheme="minorHAnsi" w:cstheme="minorBidi"/>
          <w:noProof/>
          <w:sz w:val="24"/>
          <w:szCs w:val="24"/>
          <w:lang w:val="en-AU"/>
        </w:rPr>
      </w:pPr>
      <w:ins w:id="14"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"_Toc5824316"</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1.3.</w:t>
        </w:r>
        <w:r>
          <w:rPr>
            <w:rFonts w:asciiTheme="minorHAnsi" w:eastAsiaTheme="minorEastAsia" w:hAnsiTheme="minorHAnsi" w:cstheme="minorBidi"/>
            <w:noProof/>
            <w:sz w:val="24"/>
            <w:szCs w:val="24"/>
            <w:lang w:val="en-AU"/>
          </w:rPr>
          <w:tab/>
        </w:r>
        <w:r w:rsidRPr="00207F6D">
          <w:rPr>
            <w:rStyle w:val="Hyperlink"/>
            <w:noProof/>
          </w:rPr>
          <w:t>Interpretation of the Constitution</w:t>
        </w:r>
        <w:r>
          <w:rPr>
            <w:noProof/>
            <w:webHidden/>
          </w:rPr>
          <w:tab/>
        </w:r>
        <w:r>
          <w:rPr>
            <w:noProof/>
            <w:webHidden/>
          </w:rPr>
          <w:fldChar w:fldCharType="begin"/>
        </w:r>
        <w:r>
          <w:rPr>
            <w:noProof/>
            <w:webHidden/>
          </w:rPr>
          <w:instrText xml:space="preserve"> PAGEREF _Toc5824316 \h </w:instrText>
        </w:r>
        <w:r>
          <w:rPr>
            <w:noProof/>
            <w:webHidden/>
          </w:rPr>
        </w:r>
      </w:ins>
      <w:r>
        <w:rPr>
          <w:noProof/>
          <w:webHidden/>
        </w:rPr>
        <w:fldChar w:fldCharType="separate"/>
      </w:r>
      <w:r w:rsidR="008F3DDD">
        <w:rPr>
          <w:noProof/>
          <w:webHidden/>
        </w:rPr>
        <w:t>4</w:t>
      </w:r>
      <w:ins w:id="15" w:author="a a" w:date="2019-04-10T21:31:00Z">
        <w:r>
          <w:rPr>
            <w:noProof/>
            <w:webHidden/>
          </w:rPr>
          <w:fldChar w:fldCharType="end"/>
        </w:r>
        <w:r w:rsidRPr="00207F6D">
          <w:rPr>
            <w:rStyle w:val="Hyperlink"/>
            <w:noProof/>
          </w:rPr>
          <w:fldChar w:fldCharType="end"/>
        </w:r>
      </w:ins>
    </w:p>
    <w:p w14:paraId="1A0595D0" w14:textId="130F733C" w:rsidR="00002B0A" w:rsidRDefault="00002B0A">
      <w:pPr>
        <w:pStyle w:val="TOC2"/>
        <w:tabs>
          <w:tab w:val="left" w:pos="960"/>
          <w:tab w:val="right" w:leader="dot" w:pos="9628"/>
        </w:tabs>
        <w:rPr>
          <w:ins w:id="16" w:author="a a" w:date="2019-04-10T21:31:00Z"/>
          <w:rFonts w:asciiTheme="minorHAnsi" w:eastAsiaTheme="minorEastAsia" w:hAnsiTheme="minorHAnsi" w:cstheme="minorBidi"/>
          <w:noProof/>
          <w:sz w:val="24"/>
          <w:szCs w:val="24"/>
          <w:lang w:val="en-AU"/>
        </w:rPr>
      </w:pPr>
      <w:ins w:id="17"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"_Toc5824317"</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1.4.</w:t>
        </w:r>
        <w:r>
          <w:rPr>
            <w:rFonts w:asciiTheme="minorHAnsi" w:eastAsiaTheme="minorEastAsia" w:hAnsiTheme="minorHAnsi" w:cstheme="minorBidi"/>
            <w:noProof/>
            <w:sz w:val="24"/>
            <w:szCs w:val="24"/>
            <w:lang w:val="en-AU"/>
          </w:rPr>
          <w:tab/>
        </w:r>
        <w:r w:rsidRPr="00207F6D">
          <w:rPr>
            <w:rStyle w:val="Hyperlink"/>
            <w:noProof/>
          </w:rPr>
          <w:t>Amendments to the Constitution</w:t>
        </w:r>
        <w:r>
          <w:rPr>
            <w:noProof/>
            <w:webHidden/>
          </w:rPr>
          <w:tab/>
        </w:r>
        <w:r>
          <w:rPr>
            <w:noProof/>
            <w:webHidden/>
          </w:rPr>
          <w:fldChar w:fldCharType="begin"/>
        </w:r>
        <w:r>
          <w:rPr>
            <w:noProof/>
            <w:webHidden/>
          </w:rPr>
          <w:instrText xml:space="preserve"> PAGEREF _Toc5824317 \h </w:instrText>
        </w:r>
        <w:r>
          <w:rPr>
            <w:noProof/>
            <w:webHidden/>
          </w:rPr>
        </w:r>
      </w:ins>
      <w:r>
        <w:rPr>
          <w:noProof/>
          <w:webHidden/>
        </w:rPr>
        <w:fldChar w:fldCharType="separate"/>
      </w:r>
      <w:r w:rsidR="008F3DDD">
        <w:rPr>
          <w:noProof/>
          <w:webHidden/>
        </w:rPr>
        <w:t>5</w:t>
      </w:r>
      <w:ins w:id="18" w:author="a a" w:date="2019-04-10T21:31:00Z">
        <w:r>
          <w:rPr>
            <w:noProof/>
            <w:webHidden/>
          </w:rPr>
          <w:fldChar w:fldCharType="end"/>
        </w:r>
        <w:r w:rsidRPr="00207F6D">
          <w:rPr>
            <w:rStyle w:val="Hyperlink"/>
            <w:noProof/>
          </w:rPr>
          <w:fldChar w:fldCharType="end"/>
        </w:r>
      </w:ins>
    </w:p>
    <w:p w14:paraId="6351111F" w14:textId="59DEBDB7" w:rsidR="00002B0A" w:rsidRDefault="00002B0A">
      <w:pPr>
        <w:pStyle w:val="TOC1"/>
        <w:tabs>
          <w:tab w:val="left" w:pos="440"/>
          <w:tab w:val="right" w:leader="dot" w:pos="9628"/>
        </w:tabs>
        <w:rPr>
          <w:ins w:id="19" w:author="a a" w:date="2019-04-10T21:31:00Z"/>
          <w:rFonts w:asciiTheme="minorHAnsi" w:eastAsiaTheme="minorEastAsia" w:hAnsiTheme="minorHAnsi" w:cstheme="minorBidi"/>
          <w:noProof/>
        </w:rPr>
      </w:pPr>
      <w:ins w:id="20"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"_Toc5824318"</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2.</w:t>
        </w:r>
        <w:r>
          <w:rPr>
            <w:rFonts w:asciiTheme="minorHAnsi" w:eastAsiaTheme="minorEastAsia" w:hAnsiTheme="minorHAnsi" w:cstheme="minorBidi"/>
            <w:noProof/>
          </w:rPr>
          <w:tab/>
        </w:r>
        <w:r w:rsidRPr="00207F6D">
          <w:rPr>
            <w:rStyle w:val="Hyperlink"/>
            <w:rFonts w:ascii="Calibri" w:hAnsi="Calibri" w:cs="Calibri"/>
            <w:noProof/>
          </w:rPr>
          <w:t>NAME AND OBJECTIVES</w:t>
        </w:r>
        <w:r>
          <w:rPr>
            <w:noProof/>
            <w:webHidden/>
          </w:rPr>
          <w:tab/>
        </w:r>
        <w:r>
          <w:rPr>
            <w:noProof/>
            <w:webHidden/>
          </w:rPr>
          <w:fldChar w:fldCharType="begin"/>
        </w:r>
        <w:r>
          <w:rPr>
            <w:noProof/>
            <w:webHidden/>
          </w:rPr>
          <w:instrText xml:space="preserve"> PAGEREF _Toc5824318 \h </w:instrText>
        </w:r>
        <w:r>
          <w:rPr>
            <w:noProof/>
            <w:webHidden/>
          </w:rPr>
        </w:r>
      </w:ins>
      <w:r>
        <w:rPr>
          <w:noProof/>
          <w:webHidden/>
        </w:rPr>
        <w:fldChar w:fldCharType="separate"/>
      </w:r>
      <w:r w:rsidR="008F3DDD">
        <w:rPr>
          <w:noProof/>
          <w:webHidden/>
        </w:rPr>
        <w:t>6</w:t>
      </w:r>
      <w:ins w:id="21" w:author="a a" w:date="2019-04-10T21:31:00Z">
        <w:r>
          <w:rPr>
            <w:noProof/>
            <w:webHidden/>
          </w:rPr>
          <w:fldChar w:fldCharType="end"/>
        </w:r>
        <w:r w:rsidRPr="00207F6D">
          <w:rPr>
            <w:rStyle w:val="Hyperlink"/>
            <w:noProof/>
          </w:rPr>
          <w:fldChar w:fldCharType="end"/>
        </w:r>
      </w:ins>
    </w:p>
    <w:p w14:paraId="380AB3D2" w14:textId="7B1085D9" w:rsidR="00002B0A" w:rsidRDefault="00002B0A">
      <w:pPr>
        <w:pStyle w:val="TOC2"/>
        <w:tabs>
          <w:tab w:val="left" w:pos="960"/>
          <w:tab w:val="right" w:leader="dot" w:pos="9628"/>
        </w:tabs>
        <w:rPr>
          <w:ins w:id="22" w:author="a a" w:date="2019-04-10T21:31:00Z"/>
          <w:rFonts w:asciiTheme="minorHAnsi" w:eastAsiaTheme="minorEastAsia" w:hAnsiTheme="minorHAnsi" w:cstheme="minorBidi"/>
          <w:noProof/>
          <w:sz w:val="24"/>
          <w:szCs w:val="24"/>
          <w:lang w:val="en-AU"/>
        </w:rPr>
      </w:pPr>
      <w:ins w:id="23"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"_Toc5824319"</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2.1.</w:t>
        </w:r>
        <w:r>
          <w:rPr>
            <w:rFonts w:asciiTheme="minorHAnsi" w:eastAsiaTheme="minorEastAsia" w:hAnsiTheme="minorHAnsi" w:cstheme="minorBidi"/>
            <w:noProof/>
            <w:sz w:val="24"/>
            <w:szCs w:val="24"/>
            <w:lang w:val="en-AU"/>
          </w:rPr>
          <w:tab/>
        </w:r>
        <w:r w:rsidRPr="00207F6D">
          <w:rPr>
            <w:rStyle w:val="Hyperlink"/>
            <w:noProof/>
          </w:rPr>
          <w:t>Name</w:t>
        </w:r>
        <w:r>
          <w:rPr>
            <w:noProof/>
            <w:webHidden/>
          </w:rPr>
          <w:tab/>
        </w:r>
        <w:r>
          <w:rPr>
            <w:noProof/>
            <w:webHidden/>
          </w:rPr>
          <w:fldChar w:fldCharType="begin"/>
        </w:r>
        <w:r>
          <w:rPr>
            <w:noProof/>
            <w:webHidden/>
          </w:rPr>
          <w:instrText xml:space="preserve"> PAGEREF _Toc5824319 \h </w:instrText>
        </w:r>
        <w:r>
          <w:rPr>
            <w:noProof/>
            <w:webHidden/>
          </w:rPr>
        </w:r>
      </w:ins>
      <w:r>
        <w:rPr>
          <w:noProof/>
          <w:webHidden/>
        </w:rPr>
        <w:fldChar w:fldCharType="separate"/>
      </w:r>
      <w:r w:rsidR="008F3DDD">
        <w:rPr>
          <w:noProof/>
          <w:webHidden/>
        </w:rPr>
        <w:t>6</w:t>
      </w:r>
      <w:ins w:id="24" w:author="a a" w:date="2019-04-10T21:31:00Z">
        <w:r>
          <w:rPr>
            <w:noProof/>
            <w:webHidden/>
          </w:rPr>
          <w:fldChar w:fldCharType="end"/>
        </w:r>
        <w:r w:rsidRPr="00207F6D">
          <w:rPr>
            <w:rStyle w:val="Hyperlink"/>
            <w:noProof/>
          </w:rPr>
          <w:fldChar w:fldCharType="end"/>
        </w:r>
      </w:ins>
    </w:p>
    <w:p w14:paraId="0DA145CD" w14:textId="4AFA57F2" w:rsidR="00002B0A" w:rsidRDefault="00002B0A">
      <w:pPr>
        <w:pStyle w:val="TOC2"/>
        <w:tabs>
          <w:tab w:val="left" w:pos="960"/>
          <w:tab w:val="right" w:leader="dot" w:pos="9628"/>
        </w:tabs>
        <w:rPr>
          <w:ins w:id="25" w:author="a a" w:date="2019-04-10T21:31:00Z"/>
          <w:rFonts w:asciiTheme="minorHAnsi" w:eastAsiaTheme="minorEastAsia" w:hAnsiTheme="minorHAnsi" w:cstheme="minorBidi"/>
          <w:noProof/>
          <w:sz w:val="24"/>
          <w:szCs w:val="24"/>
          <w:lang w:val="en-AU"/>
        </w:rPr>
      </w:pPr>
      <w:ins w:id="26"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"_Toc5824320"</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2.2.</w:t>
        </w:r>
        <w:r>
          <w:rPr>
            <w:rFonts w:asciiTheme="minorHAnsi" w:eastAsiaTheme="minorEastAsia" w:hAnsiTheme="minorHAnsi" w:cstheme="minorBidi"/>
            <w:noProof/>
            <w:sz w:val="24"/>
            <w:szCs w:val="24"/>
            <w:lang w:val="en-AU"/>
          </w:rPr>
          <w:tab/>
        </w:r>
        <w:r w:rsidRPr="00207F6D">
          <w:rPr>
            <w:rStyle w:val="Hyperlink"/>
            <w:noProof/>
          </w:rPr>
          <w:t>Brigade Area</w:t>
        </w:r>
        <w:r>
          <w:rPr>
            <w:noProof/>
            <w:webHidden/>
          </w:rPr>
          <w:tab/>
        </w:r>
        <w:r>
          <w:rPr>
            <w:noProof/>
            <w:webHidden/>
          </w:rPr>
          <w:fldChar w:fldCharType="begin"/>
        </w:r>
        <w:r>
          <w:rPr>
            <w:noProof/>
            <w:webHidden/>
          </w:rPr>
          <w:instrText xml:space="preserve"> PAGEREF _Toc5824320 \h </w:instrText>
        </w:r>
        <w:r>
          <w:rPr>
            <w:noProof/>
            <w:webHidden/>
          </w:rPr>
        </w:r>
      </w:ins>
      <w:r>
        <w:rPr>
          <w:noProof/>
          <w:webHidden/>
        </w:rPr>
        <w:fldChar w:fldCharType="separate"/>
      </w:r>
      <w:r w:rsidR="008F3DDD">
        <w:rPr>
          <w:noProof/>
          <w:webHidden/>
        </w:rPr>
        <w:t>6</w:t>
      </w:r>
      <w:ins w:id="27" w:author="a a" w:date="2019-04-10T21:31:00Z">
        <w:r>
          <w:rPr>
            <w:noProof/>
            <w:webHidden/>
          </w:rPr>
          <w:fldChar w:fldCharType="end"/>
        </w:r>
        <w:r w:rsidRPr="00207F6D">
          <w:rPr>
            <w:rStyle w:val="Hyperlink"/>
            <w:noProof/>
          </w:rPr>
          <w:fldChar w:fldCharType="end"/>
        </w:r>
      </w:ins>
    </w:p>
    <w:p w14:paraId="7EFF7A06" w14:textId="600A366E" w:rsidR="00002B0A" w:rsidRDefault="00002B0A">
      <w:pPr>
        <w:pStyle w:val="TOC2"/>
        <w:tabs>
          <w:tab w:val="left" w:pos="960"/>
          <w:tab w:val="right" w:leader="dot" w:pos="9628"/>
        </w:tabs>
        <w:rPr>
          <w:ins w:id="28" w:author="a a" w:date="2019-04-10T21:31:00Z"/>
          <w:rFonts w:asciiTheme="minorHAnsi" w:eastAsiaTheme="minorEastAsia" w:hAnsiTheme="minorHAnsi" w:cstheme="minorBidi"/>
          <w:noProof/>
          <w:sz w:val="24"/>
          <w:szCs w:val="24"/>
          <w:lang w:val="en-AU"/>
        </w:rPr>
      </w:pPr>
      <w:ins w:id="29"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"_Toc5824321"</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2.3.</w:t>
        </w:r>
        <w:r>
          <w:rPr>
            <w:rFonts w:asciiTheme="minorHAnsi" w:eastAsiaTheme="minorEastAsia" w:hAnsiTheme="minorHAnsi" w:cstheme="minorBidi"/>
            <w:noProof/>
            <w:sz w:val="24"/>
            <w:szCs w:val="24"/>
            <w:lang w:val="en-AU"/>
          </w:rPr>
          <w:tab/>
        </w:r>
        <w:r w:rsidRPr="00207F6D">
          <w:rPr>
            <w:rStyle w:val="Hyperlink"/>
            <w:noProof/>
          </w:rPr>
          <w:t>Powers</w:t>
        </w:r>
        <w:r>
          <w:rPr>
            <w:noProof/>
            <w:webHidden/>
          </w:rPr>
          <w:tab/>
        </w:r>
        <w:r>
          <w:rPr>
            <w:noProof/>
            <w:webHidden/>
          </w:rPr>
          <w:fldChar w:fldCharType="begin"/>
        </w:r>
        <w:r>
          <w:rPr>
            <w:noProof/>
            <w:webHidden/>
          </w:rPr>
          <w:instrText xml:space="preserve"> PAGEREF _Toc5824321 \h </w:instrText>
        </w:r>
        <w:r>
          <w:rPr>
            <w:noProof/>
            <w:webHidden/>
          </w:rPr>
        </w:r>
      </w:ins>
      <w:r>
        <w:rPr>
          <w:noProof/>
          <w:webHidden/>
        </w:rPr>
        <w:fldChar w:fldCharType="separate"/>
      </w:r>
      <w:r w:rsidR="008F3DDD">
        <w:rPr>
          <w:noProof/>
          <w:webHidden/>
        </w:rPr>
        <w:t>6</w:t>
      </w:r>
      <w:ins w:id="30" w:author="a a" w:date="2019-04-10T21:31:00Z">
        <w:r>
          <w:rPr>
            <w:noProof/>
            <w:webHidden/>
          </w:rPr>
          <w:fldChar w:fldCharType="end"/>
        </w:r>
        <w:r w:rsidRPr="00207F6D">
          <w:rPr>
            <w:rStyle w:val="Hyperlink"/>
            <w:noProof/>
          </w:rPr>
          <w:fldChar w:fldCharType="end"/>
        </w:r>
      </w:ins>
    </w:p>
    <w:p w14:paraId="29F92CFF" w14:textId="0E5919D3" w:rsidR="00002B0A" w:rsidRDefault="00002B0A">
      <w:pPr>
        <w:pStyle w:val="TOC2"/>
        <w:tabs>
          <w:tab w:val="left" w:pos="960"/>
          <w:tab w:val="right" w:leader="dot" w:pos="9628"/>
        </w:tabs>
        <w:rPr>
          <w:ins w:id="31" w:author="a a" w:date="2019-04-10T21:31:00Z"/>
          <w:rFonts w:asciiTheme="minorHAnsi" w:eastAsiaTheme="minorEastAsia" w:hAnsiTheme="minorHAnsi" w:cstheme="minorBidi"/>
          <w:noProof/>
          <w:sz w:val="24"/>
          <w:szCs w:val="24"/>
          <w:lang w:val="en-AU"/>
        </w:rPr>
      </w:pPr>
      <w:ins w:id="32"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"_Toc5824322"</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2.4.</w:t>
        </w:r>
        <w:r>
          <w:rPr>
            <w:rFonts w:asciiTheme="minorHAnsi" w:eastAsiaTheme="minorEastAsia" w:hAnsiTheme="minorHAnsi" w:cstheme="minorBidi"/>
            <w:noProof/>
            <w:sz w:val="24"/>
            <w:szCs w:val="24"/>
            <w:lang w:val="en-AU"/>
          </w:rPr>
          <w:tab/>
        </w:r>
        <w:r w:rsidRPr="00207F6D">
          <w:rPr>
            <w:rStyle w:val="Hyperlink"/>
            <w:noProof/>
          </w:rPr>
          <w:t>Objectives of the Bedfordale Volunteer Bush Fire Brigade</w:t>
        </w:r>
        <w:r>
          <w:rPr>
            <w:noProof/>
            <w:webHidden/>
          </w:rPr>
          <w:tab/>
        </w:r>
        <w:r>
          <w:rPr>
            <w:noProof/>
            <w:webHidden/>
          </w:rPr>
          <w:fldChar w:fldCharType="begin"/>
        </w:r>
        <w:r>
          <w:rPr>
            <w:noProof/>
            <w:webHidden/>
          </w:rPr>
          <w:instrText xml:space="preserve"> PAGEREF _Toc5824322 \h </w:instrText>
        </w:r>
        <w:r>
          <w:rPr>
            <w:noProof/>
            <w:webHidden/>
          </w:rPr>
        </w:r>
      </w:ins>
      <w:r>
        <w:rPr>
          <w:noProof/>
          <w:webHidden/>
        </w:rPr>
        <w:fldChar w:fldCharType="separate"/>
      </w:r>
      <w:r w:rsidR="008F3DDD">
        <w:rPr>
          <w:noProof/>
          <w:webHidden/>
        </w:rPr>
        <w:t>6</w:t>
      </w:r>
      <w:ins w:id="33" w:author="a a" w:date="2019-04-10T21:31:00Z">
        <w:r>
          <w:rPr>
            <w:noProof/>
            <w:webHidden/>
          </w:rPr>
          <w:fldChar w:fldCharType="end"/>
        </w:r>
        <w:r w:rsidRPr="00207F6D">
          <w:rPr>
            <w:rStyle w:val="Hyperlink"/>
            <w:noProof/>
          </w:rPr>
          <w:fldChar w:fldCharType="end"/>
        </w:r>
      </w:ins>
    </w:p>
    <w:p w14:paraId="573FED01" w14:textId="4014CD6C" w:rsidR="00002B0A" w:rsidRDefault="00002B0A">
      <w:pPr>
        <w:pStyle w:val="TOC1"/>
        <w:tabs>
          <w:tab w:val="left" w:pos="440"/>
          <w:tab w:val="right" w:leader="dot" w:pos="9628"/>
        </w:tabs>
        <w:rPr>
          <w:ins w:id="34" w:author="a a" w:date="2019-04-10T21:31:00Z"/>
          <w:rFonts w:asciiTheme="minorHAnsi" w:eastAsiaTheme="minorEastAsia" w:hAnsiTheme="minorHAnsi" w:cstheme="minorBidi"/>
          <w:noProof/>
        </w:rPr>
      </w:pPr>
      <w:ins w:id="3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3.</w:t>
        </w:r>
        <w:r>
          <w:rPr>
            <w:rFonts w:asciiTheme="minorHAnsi" w:eastAsiaTheme="minorEastAsia" w:hAnsiTheme="minorHAnsi" w:cstheme="minorBidi"/>
            <w:noProof/>
          </w:rPr>
          <w:tab/>
        </w:r>
        <w:r w:rsidRPr="00207F6D">
          <w:rPr>
            <w:rStyle w:val="Hyperlink"/>
            <w:rFonts w:ascii="Calibri" w:hAnsi="Calibri" w:cs="Calibri"/>
            <w:noProof/>
          </w:rPr>
          <w:t>BRIGADE MEMBERSHIP</w:t>
        </w:r>
        <w:r>
          <w:rPr>
            <w:noProof/>
            <w:webHidden/>
          </w:rPr>
          <w:tab/>
        </w:r>
        <w:r>
          <w:rPr>
            <w:noProof/>
            <w:webHidden/>
          </w:rPr>
          <w:fldChar w:fldCharType="begin"/>
        </w:r>
        <w:r>
          <w:rPr>
            <w:noProof/>
            <w:webHidden/>
          </w:rPr>
          <w:instrText xml:space="preserve"> PAGEREF _Toc5824323 \h </w:instrText>
        </w:r>
        <w:r>
          <w:rPr>
            <w:noProof/>
            <w:webHidden/>
          </w:rPr>
        </w:r>
      </w:ins>
      <w:r>
        <w:rPr>
          <w:noProof/>
          <w:webHidden/>
        </w:rPr>
        <w:fldChar w:fldCharType="separate"/>
      </w:r>
      <w:r w:rsidR="008F3DDD">
        <w:rPr>
          <w:noProof/>
          <w:webHidden/>
        </w:rPr>
        <w:t>7</w:t>
      </w:r>
      <w:ins w:id="36" w:author="a a" w:date="2019-04-10T21:31:00Z">
        <w:r>
          <w:rPr>
            <w:noProof/>
            <w:webHidden/>
          </w:rPr>
          <w:fldChar w:fldCharType="end"/>
        </w:r>
        <w:r w:rsidRPr="00207F6D">
          <w:rPr>
            <w:rStyle w:val="Hyperlink"/>
            <w:noProof/>
          </w:rPr>
          <w:fldChar w:fldCharType="end"/>
        </w:r>
      </w:ins>
    </w:p>
    <w:p w14:paraId="4A742C4F" w14:textId="63C23783" w:rsidR="00002B0A" w:rsidRDefault="00002B0A">
      <w:pPr>
        <w:pStyle w:val="TOC2"/>
        <w:tabs>
          <w:tab w:val="left" w:pos="960"/>
          <w:tab w:val="right" w:leader="dot" w:pos="9628"/>
        </w:tabs>
        <w:rPr>
          <w:ins w:id="37" w:author="a a" w:date="2019-04-10T21:31:00Z"/>
          <w:rFonts w:asciiTheme="minorHAnsi" w:eastAsiaTheme="minorEastAsia" w:hAnsiTheme="minorHAnsi" w:cstheme="minorBidi"/>
          <w:noProof/>
          <w:sz w:val="24"/>
          <w:szCs w:val="24"/>
          <w:lang w:val="en-AU"/>
        </w:rPr>
      </w:pPr>
      <w:ins w:id="38"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3.1.</w:t>
        </w:r>
        <w:r>
          <w:rPr>
            <w:rFonts w:asciiTheme="minorHAnsi" w:eastAsiaTheme="minorEastAsia" w:hAnsiTheme="minorHAnsi" w:cstheme="minorBidi"/>
            <w:noProof/>
            <w:sz w:val="24"/>
            <w:szCs w:val="24"/>
            <w:lang w:val="en-AU"/>
          </w:rPr>
          <w:tab/>
        </w:r>
        <w:r w:rsidRPr="00207F6D">
          <w:rPr>
            <w:rStyle w:val="Hyperlink"/>
            <w:noProof/>
          </w:rPr>
          <w:t>Types of Membership</w:t>
        </w:r>
        <w:r>
          <w:rPr>
            <w:noProof/>
            <w:webHidden/>
          </w:rPr>
          <w:tab/>
        </w:r>
        <w:r>
          <w:rPr>
            <w:noProof/>
            <w:webHidden/>
          </w:rPr>
          <w:fldChar w:fldCharType="begin"/>
        </w:r>
        <w:r>
          <w:rPr>
            <w:noProof/>
            <w:webHidden/>
          </w:rPr>
          <w:instrText xml:space="preserve"> PAGEREF _Toc5824324 \h </w:instrText>
        </w:r>
        <w:r>
          <w:rPr>
            <w:noProof/>
            <w:webHidden/>
          </w:rPr>
        </w:r>
      </w:ins>
      <w:r>
        <w:rPr>
          <w:noProof/>
          <w:webHidden/>
        </w:rPr>
        <w:fldChar w:fldCharType="separate"/>
      </w:r>
      <w:r w:rsidR="008F3DDD">
        <w:rPr>
          <w:noProof/>
          <w:webHidden/>
        </w:rPr>
        <w:t>7</w:t>
      </w:r>
      <w:ins w:id="39" w:author="a a" w:date="2019-04-10T21:31:00Z">
        <w:r>
          <w:rPr>
            <w:noProof/>
            <w:webHidden/>
          </w:rPr>
          <w:fldChar w:fldCharType="end"/>
        </w:r>
        <w:r w:rsidRPr="00207F6D">
          <w:rPr>
            <w:rStyle w:val="Hyperlink"/>
            <w:noProof/>
          </w:rPr>
          <w:fldChar w:fldCharType="end"/>
        </w:r>
      </w:ins>
    </w:p>
    <w:p w14:paraId="65D4B095" w14:textId="08132253" w:rsidR="00002B0A" w:rsidRDefault="00002B0A">
      <w:pPr>
        <w:pStyle w:val="TOC2"/>
        <w:tabs>
          <w:tab w:val="left" w:pos="960"/>
          <w:tab w:val="right" w:leader="dot" w:pos="9628"/>
        </w:tabs>
        <w:rPr>
          <w:ins w:id="40" w:author="a a" w:date="2019-04-10T21:31:00Z"/>
          <w:rFonts w:asciiTheme="minorHAnsi" w:eastAsiaTheme="minorEastAsia" w:hAnsiTheme="minorHAnsi" w:cstheme="minorBidi"/>
          <w:noProof/>
          <w:sz w:val="24"/>
          <w:szCs w:val="24"/>
          <w:lang w:val="en-AU"/>
        </w:rPr>
      </w:pPr>
      <w:ins w:id="4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3.2.</w:t>
        </w:r>
        <w:r>
          <w:rPr>
            <w:rFonts w:asciiTheme="minorHAnsi" w:eastAsiaTheme="minorEastAsia" w:hAnsiTheme="minorHAnsi" w:cstheme="minorBidi"/>
            <w:noProof/>
            <w:sz w:val="24"/>
            <w:szCs w:val="24"/>
            <w:lang w:val="en-AU"/>
          </w:rPr>
          <w:tab/>
        </w:r>
        <w:r w:rsidRPr="00207F6D">
          <w:rPr>
            <w:rStyle w:val="Hyperlink"/>
            <w:noProof/>
          </w:rPr>
          <w:t>Active Members</w:t>
        </w:r>
        <w:r>
          <w:rPr>
            <w:noProof/>
            <w:webHidden/>
          </w:rPr>
          <w:tab/>
        </w:r>
        <w:r>
          <w:rPr>
            <w:noProof/>
            <w:webHidden/>
          </w:rPr>
          <w:fldChar w:fldCharType="begin"/>
        </w:r>
        <w:r>
          <w:rPr>
            <w:noProof/>
            <w:webHidden/>
          </w:rPr>
          <w:instrText xml:space="preserve"> PAGEREF _Toc5824325 \h </w:instrText>
        </w:r>
        <w:r>
          <w:rPr>
            <w:noProof/>
            <w:webHidden/>
          </w:rPr>
        </w:r>
      </w:ins>
      <w:r>
        <w:rPr>
          <w:noProof/>
          <w:webHidden/>
        </w:rPr>
        <w:fldChar w:fldCharType="separate"/>
      </w:r>
      <w:r w:rsidR="008F3DDD">
        <w:rPr>
          <w:noProof/>
          <w:webHidden/>
        </w:rPr>
        <w:t>7</w:t>
      </w:r>
      <w:ins w:id="42" w:author="a a" w:date="2019-04-10T21:31:00Z">
        <w:r>
          <w:rPr>
            <w:noProof/>
            <w:webHidden/>
          </w:rPr>
          <w:fldChar w:fldCharType="end"/>
        </w:r>
        <w:r w:rsidRPr="00207F6D">
          <w:rPr>
            <w:rStyle w:val="Hyperlink"/>
            <w:noProof/>
          </w:rPr>
          <w:fldChar w:fldCharType="end"/>
        </w:r>
      </w:ins>
    </w:p>
    <w:p w14:paraId="2B8734D3" w14:textId="050E0A5A" w:rsidR="00002B0A" w:rsidRDefault="00002B0A">
      <w:pPr>
        <w:pStyle w:val="TOC2"/>
        <w:tabs>
          <w:tab w:val="left" w:pos="960"/>
          <w:tab w:val="right" w:leader="dot" w:pos="9628"/>
        </w:tabs>
        <w:rPr>
          <w:ins w:id="43" w:author="a a" w:date="2019-04-10T21:31:00Z"/>
          <w:rFonts w:asciiTheme="minorHAnsi" w:eastAsiaTheme="minorEastAsia" w:hAnsiTheme="minorHAnsi" w:cstheme="minorBidi"/>
          <w:noProof/>
          <w:sz w:val="24"/>
          <w:szCs w:val="24"/>
          <w:lang w:val="en-AU"/>
        </w:rPr>
      </w:pPr>
      <w:ins w:id="44"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"_Toc5824326"</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3.3.</w:t>
        </w:r>
        <w:r>
          <w:rPr>
            <w:rFonts w:asciiTheme="minorHAnsi" w:eastAsiaTheme="minorEastAsia" w:hAnsiTheme="minorHAnsi" w:cstheme="minorBidi"/>
            <w:noProof/>
            <w:sz w:val="24"/>
            <w:szCs w:val="24"/>
            <w:lang w:val="en-AU"/>
          </w:rPr>
          <w:tab/>
        </w:r>
        <w:r w:rsidRPr="00207F6D">
          <w:rPr>
            <w:rStyle w:val="Hyperlink"/>
            <w:noProof/>
          </w:rPr>
          <w:t>Auxiliary Members</w:t>
        </w:r>
        <w:r>
          <w:rPr>
            <w:noProof/>
            <w:webHidden/>
          </w:rPr>
          <w:tab/>
        </w:r>
        <w:r>
          <w:rPr>
            <w:noProof/>
            <w:webHidden/>
          </w:rPr>
          <w:fldChar w:fldCharType="begin"/>
        </w:r>
        <w:r>
          <w:rPr>
            <w:noProof/>
            <w:webHidden/>
          </w:rPr>
          <w:instrText xml:space="preserve"> PAGEREF _Toc5824326 \h </w:instrText>
        </w:r>
        <w:r>
          <w:rPr>
            <w:noProof/>
            <w:webHidden/>
          </w:rPr>
        </w:r>
      </w:ins>
      <w:r>
        <w:rPr>
          <w:noProof/>
          <w:webHidden/>
        </w:rPr>
        <w:fldChar w:fldCharType="separate"/>
      </w:r>
      <w:r w:rsidR="008F3DDD">
        <w:rPr>
          <w:noProof/>
          <w:webHidden/>
        </w:rPr>
        <w:t>7</w:t>
      </w:r>
      <w:ins w:id="45" w:author="a a" w:date="2019-04-10T21:31:00Z">
        <w:r>
          <w:rPr>
            <w:noProof/>
            <w:webHidden/>
          </w:rPr>
          <w:fldChar w:fldCharType="end"/>
        </w:r>
        <w:r w:rsidRPr="00207F6D">
          <w:rPr>
            <w:rStyle w:val="Hyperlink"/>
            <w:noProof/>
          </w:rPr>
          <w:fldChar w:fldCharType="end"/>
        </w:r>
      </w:ins>
    </w:p>
    <w:p w14:paraId="7D023D51" w14:textId="2241321B" w:rsidR="00002B0A" w:rsidRDefault="00002B0A">
      <w:pPr>
        <w:pStyle w:val="TOC2"/>
        <w:tabs>
          <w:tab w:val="left" w:pos="960"/>
          <w:tab w:val="right" w:leader="dot" w:pos="9628"/>
        </w:tabs>
        <w:rPr>
          <w:ins w:id="46" w:author="a a" w:date="2019-04-10T21:31:00Z"/>
          <w:rFonts w:asciiTheme="minorHAnsi" w:eastAsiaTheme="minorEastAsia" w:hAnsiTheme="minorHAnsi" w:cstheme="minorBidi"/>
          <w:noProof/>
          <w:sz w:val="24"/>
          <w:szCs w:val="24"/>
          <w:lang w:val="en-AU"/>
        </w:rPr>
      </w:pPr>
      <w:ins w:id="47"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"_Toc5824327"</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3.4.</w:t>
        </w:r>
        <w:r>
          <w:rPr>
            <w:rFonts w:asciiTheme="minorHAnsi" w:eastAsiaTheme="minorEastAsia" w:hAnsiTheme="minorHAnsi" w:cstheme="minorBidi"/>
            <w:noProof/>
            <w:sz w:val="24"/>
            <w:szCs w:val="24"/>
            <w:lang w:val="en-AU"/>
          </w:rPr>
          <w:tab/>
        </w:r>
        <w:r w:rsidRPr="00207F6D">
          <w:rPr>
            <w:rStyle w:val="Hyperlink"/>
            <w:noProof/>
          </w:rPr>
          <w:t>Cadet Members</w:t>
        </w:r>
        <w:r>
          <w:rPr>
            <w:noProof/>
            <w:webHidden/>
          </w:rPr>
          <w:tab/>
        </w:r>
        <w:r>
          <w:rPr>
            <w:noProof/>
            <w:webHidden/>
          </w:rPr>
          <w:fldChar w:fldCharType="begin"/>
        </w:r>
        <w:r>
          <w:rPr>
            <w:noProof/>
            <w:webHidden/>
          </w:rPr>
          <w:instrText xml:space="preserve"> PAGEREF _Toc5824327 \h </w:instrText>
        </w:r>
        <w:r>
          <w:rPr>
            <w:noProof/>
            <w:webHidden/>
          </w:rPr>
        </w:r>
      </w:ins>
      <w:r>
        <w:rPr>
          <w:noProof/>
          <w:webHidden/>
        </w:rPr>
        <w:fldChar w:fldCharType="separate"/>
      </w:r>
      <w:r w:rsidR="008F3DDD">
        <w:rPr>
          <w:noProof/>
          <w:webHidden/>
        </w:rPr>
        <w:t>7</w:t>
      </w:r>
      <w:ins w:id="48" w:author="a a" w:date="2019-04-10T21:31:00Z">
        <w:r>
          <w:rPr>
            <w:noProof/>
            <w:webHidden/>
          </w:rPr>
          <w:fldChar w:fldCharType="end"/>
        </w:r>
        <w:r w:rsidRPr="00207F6D">
          <w:rPr>
            <w:rStyle w:val="Hyperlink"/>
            <w:noProof/>
          </w:rPr>
          <w:fldChar w:fldCharType="end"/>
        </w:r>
      </w:ins>
    </w:p>
    <w:p w14:paraId="59F7553E" w14:textId="45A678E5" w:rsidR="00002B0A" w:rsidRDefault="00002B0A">
      <w:pPr>
        <w:pStyle w:val="TOC2"/>
        <w:tabs>
          <w:tab w:val="left" w:pos="960"/>
          <w:tab w:val="right" w:leader="dot" w:pos="9628"/>
        </w:tabs>
        <w:rPr>
          <w:ins w:id="49" w:author="a a" w:date="2019-04-10T21:31:00Z"/>
          <w:rFonts w:asciiTheme="minorHAnsi" w:eastAsiaTheme="minorEastAsia" w:hAnsiTheme="minorHAnsi" w:cstheme="minorBidi"/>
          <w:noProof/>
          <w:sz w:val="24"/>
          <w:szCs w:val="24"/>
          <w:lang w:val="en-AU"/>
        </w:rPr>
      </w:pPr>
      <w:ins w:id="50"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"_Toc5824328"</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3.5.</w:t>
        </w:r>
        <w:r>
          <w:rPr>
            <w:rFonts w:asciiTheme="minorHAnsi" w:eastAsiaTheme="minorEastAsia" w:hAnsiTheme="minorHAnsi" w:cstheme="minorBidi"/>
            <w:noProof/>
            <w:sz w:val="24"/>
            <w:szCs w:val="24"/>
            <w:lang w:val="en-AU"/>
          </w:rPr>
          <w:tab/>
        </w:r>
        <w:r w:rsidRPr="00207F6D">
          <w:rPr>
            <w:rStyle w:val="Hyperlink"/>
            <w:noProof/>
          </w:rPr>
          <w:t>Honorary Life Member</w:t>
        </w:r>
        <w:r>
          <w:rPr>
            <w:noProof/>
            <w:webHidden/>
          </w:rPr>
          <w:tab/>
        </w:r>
        <w:r>
          <w:rPr>
            <w:noProof/>
            <w:webHidden/>
          </w:rPr>
          <w:fldChar w:fldCharType="begin"/>
        </w:r>
        <w:r>
          <w:rPr>
            <w:noProof/>
            <w:webHidden/>
          </w:rPr>
          <w:instrText xml:space="preserve"> PAGEREF _Toc5824328 \h </w:instrText>
        </w:r>
        <w:r>
          <w:rPr>
            <w:noProof/>
            <w:webHidden/>
          </w:rPr>
        </w:r>
      </w:ins>
      <w:r>
        <w:rPr>
          <w:noProof/>
          <w:webHidden/>
        </w:rPr>
        <w:fldChar w:fldCharType="separate"/>
      </w:r>
      <w:r w:rsidR="008F3DDD">
        <w:rPr>
          <w:noProof/>
          <w:webHidden/>
        </w:rPr>
        <w:t>7</w:t>
      </w:r>
      <w:ins w:id="51" w:author="a a" w:date="2019-04-10T21:31:00Z">
        <w:r>
          <w:rPr>
            <w:noProof/>
            <w:webHidden/>
          </w:rPr>
          <w:fldChar w:fldCharType="end"/>
        </w:r>
        <w:r w:rsidRPr="00207F6D">
          <w:rPr>
            <w:rStyle w:val="Hyperlink"/>
            <w:noProof/>
          </w:rPr>
          <w:fldChar w:fldCharType="end"/>
        </w:r>
      </w:ins>
    </w:p>
    <w:p w14:paraId="008E1F71" w14:textId="172CFA9E" w:rsidR="00002B0A" w:rsidRDefault="00002B0A">
      <w:pPr>
        <w:pStyle w:val="TOC2"/>
        <w:tabs>
          <w:tab w:val="left" w:pos="960"/>
          <w:tab w:val="right" w:leader="dot" w:pos="9628"/>
        </w:tabs>
        <w:rPr>
          <w:ins w:id="52" w:author="a a" w:date="2019-04-10T21:31:00Z"/>
          <w:rFonts w:asciiTheme="minorHAnsi" w:eastAsiaTheme="minorEastAsia" w:hAnsiTheme="minorHAnsi" w:cstheme="minorBidi"/>
          <w:noProof/>
          <w:sz w:val="24"/>
          <w:szCs w:val="24"/>
          <w:lang w:val="en-AU"/>
        </w:rPr>
      </w:pPr>
      <w:ins w:id="53"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"_Toc5824329"</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3.6.</w:t>
        </w:r>
        <w:r>
          <w:rPr>
            <w:rFonts w:asciiTheme="minorHAnsi" w:eastAsiaTheme="minorEastAsia" w:hAnsiTheme="minorHAnsi" w:cstheme="minorBidi"/>
            <w:noProof/>
            <w:sz w:val="24"/>
            <w:szCs w:val="24"/>
            <w:lang w:val="en-AU"/>
          </w:rPr>
          <w:tab/>
        </w:r>
        <w:r w:rsidRPr="00207F6D">
          <w:rPr>
            <w:rStyle w:val="Hyperlink"/>
            <w:noProof/>
          </w:rPr>
          <w:t>Applications for Membership</w:t>
        </w:r>
        <w:r>
          <w:rPr>
            <w:noProof/>
            <w:webHidden/>
          </w:rPr>
          <w:tab/>
        </w:r>
        <w:r>
          <w:rPr>
            <w:noProof/>
            <w:webHidden/>
          </w:rPr>
          <w:fldChar w:fldCharType="begin"/>
        </w:r>
        <w:r>
          <w:rPr>
            <w:noProof/>
            <w:webHidden/>
          </w:rPr>
          <w:instrText xml:space="preserve"> PAGEREF _Toc5824329 \h </w:instrText>
        </w:r>
        <w:r>
          <w:rPr>
            <w:noProof/>
            <w:webHidden/>
          </w:rPr>
        </w:r>
      </w:ins>
      <w:r>
        <w:rPr>
          <w:noProof/>
          <w:webHidden/>
        </w:rPr>
        <w:fldChar w:fldCharType="separate"/>
      </w:r>
      <w:r w:rsidR="008F3DDD">
        <w:rPr>
          <w:noProof/>
          <w:webHidden/>
        </w:rPr>
        <w:t>7</w:t>
      </w:r>
      <w:ins w:id="54" w:author="a a" w:date="2019-04-10T21:31:00Z">
        <w:r>
          <w:rPr>
            <w:noProof/>
            <w:webHidden/>
          </w:rPr>
          <w:fldChar w:fldCharType="end"/>
        </w:r>
        <w:r w:rsidRPr="00207F6D">
          <w:rPr>
            <w:rStyle w:val="Hyperlink"/>
            <w:noProof/>
          </w:rPr>
          <w:fldChar w:fldCharType="end"/>
        </w:r>
      </w:ins>
    </w:p>
    <w:p w14:paraId="6758E573" w14:textId="4EF41A18" w:rsidR="00002B0A" w:rsidRDefault="00002B0A">
      <w:pPr>
        <w:pStyle w:val="TOC2"/>
        <w:tabs>
          <w:tab w:val="left" w:pos="960"/>
          <w:tab w:val="right" w:leader="dot" w:pos="9628"/>
        </w:tabs>
        <w:rPr>
          <w:ins w:id="55" w:author="a a" w:date="2019-04-10T21:31:00Z"/>
          <w:rFonts w:asciiTheme="minorHAnsi" w:eastAsiaTheme="minorEastAsia" w:hAnsiTheme="minorHAnsi" w:cstheme="minorBidi"/>
          <w:noProof/>
          <w:sz w:val="24"/>
          <w:szCs w:val="24"/>
          <w:lang w:val="en-AU"/>
        </w:rPr>
      </w:pPr>
      <w:ins w:id="56"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"_Toc5824330"</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3.7.</w:t>
        </w:r>
        <w:r>
          <w:rPr>
            <w:rFonts w:asciiTheme="minorHAnsi" w:eastAsiaTheme="minorEastAsia" w:hAnsiTheme="minorHAnsi" w:cstheme="minorBidi"/>
            <w:noProof/>
            <w:sz w:val="24"/>
            <w:szCs w:val="24"/>
            <w:lang w:val="en-AU"/>
          </w:rPr>
          <w:tab/>
        </w:r>
        <w:r w:rsidRPr="00207F6D">
          <w:rPr>
            <w:rStyle w:val="Hyperlink"/>
            <w:noProof/>
          </w:rPr>
          <w:t>Notification of Current Membership</w:t>
        </w:r>
        <w:r>
          <w:rPr>
            <w:noProof/>
            <w:webHidden/>
          </w:rPr>
          <w:tab/>
        </w:r>
        <w:r>
          <w:rPr>
            <w:noProof/>
            <w:webHidden/>
          </w:rPr>
          <w:fldChar w:fldCharType="begin"/>
        </w:r>
        <w:r>
          <w:rPr>
            <w:noProof/>
            <w:webHidden/>
          </w:rPr>
          <w:instrText xml:space="preserve"> PAGEREF _Toc5824330 \h </w:instrText>
        </w:r>
        <w:r>
          <w:rPr>
            <w:noProof/>
            <w:webHidden/>
          </w:rPr>
        </w:r>
      </w:ins>
      <w:r>
        <w:rPr>
          <w:noProof/>
          <w:webHidden/>
        </w:rPr>
        <w:fldChar w:fldCharType="separate"/>
      </w:r>
      <w:r w:rsidR="008F3DDD">
        <w:rPr>
          <w:noProof/>
          <w:webHidden/>
        </w:rPr>
        <w:t>8</w:t>
      </w:r>
      <w:ins w:id="57" w:author="a a" w:date="2019-04-10T21:31:00Z">
        <w:r>
          <w:rPr>
            <w:noProof/>
            <w:webHidden/>
          </w:rPr>
          <w:fldChar w:fldCharType="end"/>
        </w:r>
        <w:r w:rsidRPr="00207F6D">
          <w:rPr>
            <w:rStyle w:val="Hyperlink"/>
            <w:noProof/>
          </w:rPr>
          <w:fldChar w:fldCharType="end"/>
        </w:r>
      </w:ins>
    </w:p>
    <w:p w14:paraId="58675DD8" w14:textId="79F3A9DD" w:rsidR="00002B0A" w:rsidRDefault="00002B0A">
      <w:pPr>
        <w:pStyle w:val="TOC2"/>
        <w:tabs>
          <w:tab w:val="left" w:pos="960"/>
          <w:tab w:val="right" w:leader="dot" w:pos="9628"/>
        </w:tabs>
        <w:rPr>
          <w:ins w:id="58" w:author="a a" w:date="2019-04-10T21:31:00Z"/>
          <w:rFonts w:asciiTheme="minorHAnsi" w:eastAsiaTheme="minorEastAsia" w:hAnsiTheme="minorHAnsi" w:cstheme="minorBidi"/>
          <w:noProof/>
          <w:sz w:val="24"/>
          <w:szCs w:val="24"/>
          <w:lang w:val="en-AU"/>
        </w:rPr>
      </w:pPr>
      <w:ins w:id="59"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"_Toc5824331"</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3.8.</w:t>
        </w:r>
        <w:r>
          <w:rPr>
            <w:rFonts w:asciiTheme="minorHAnsi" w:eastAsiaTheme="minorEastAsia" w:hAnsiTheme="minorHAnsi" w:cstheme="minorBidi"/>
            <w:noProof/>
            <w:sz w:val="24"/>
            <w:szCs w:val="24"/>
            <w:lang w:val="en-AU"/>
          </w:rPr>
          <w:tab/>
        </w:r>
        <w:r w:rsidRPr="00207F6D">
          <w:rPr>
            <w:rStyle w:val="Hyperlink"/>
            <w:noProof/>
          </w:rPr>
          <w:t>Termination of Membership</w:t>
        </w:r>
        <w:r>
          <w:rPr>
            <w:noProof/>
            <w:webHidden/>
          </w:rPr>
          <w:tab/>
        </w:r>
        <w:r>
          <w:rPr>
            <w:noProof/>
            <w:webHidden/>
          </w:rPr>
          <w:fldChar w:fldCharType="begin"/>
        </w:r>
        <w:r>
          <w:rPr>
            <w:noProof/>
            <w:webHidden/>
          </w:rPr>
          <w:instrText xml:space="preserve"> PAGEREF _Toc5824331 \h </w:instrText>
        </w:r>
        <w:r>
          <w:rPr>
            <w:noProof/>
            <w:webHidden/>
          </w:rPr>
        </w:r>
      </w:ins>
      <w:r>
        <w:rPr>
          <w:noProof/>
          <w:webHidden/>
        </w:rPr>
        <w:fldChar w:fldCharType="separate"/>
      </w:r>
      <w:r w:rsidR="008F3DDD">
        <w:rPr>
          <w:noProof/>
          <w:webHidden/>
        </w:rPr>
        <w:t>8</w:t>
      </w:r>
      <w:ins w:id="60" w:author="a a" w:date="2019-04-10T21:31:00Z">
        <w:r>
          <w:rPr>
            <w:noProof/>
            <w:webHidden/>
          </w:rPr>
          <w:fldChar w:fldCharType="end"/>
        </w:r>
        <w:r w:rsidRPr="00207F6D">
          <w:rPr>
            <w:rStyle w:val="Hyperlink"/>
            <w:noProof/>
          </w:rPr>
          <w:fldChar w:fldCharType="end"/>
        </w:r>
      </w:ins>
    </w:p>
    <w:p w14:paraId="10881072" w14:textId="0B558799" w:rsidR="00002B0A" w:rsidRDefault="00002B0A">
      <w:pPr>
        <w:pStyle w:val="TOC2"/>
        <w:tabs>
          <w:tab w:val="left" w:pos="960"/>
          <w:tab w:val="right" w:leader="dot" w:pos="9628"/>
        </w:tabs>
        <w:rPr>
          <w:ins w:id="61" w:author="a a" w:date="2019-04-10T21:31:00Z"/>
          <w:rFonts w:asciiTheme="minorHAnsi" w:eastAsiaTheme="minorEastAsia" w:hAnsiTheme="minorHAnsi" w:cstheme="minorBidi"/>
          <w:noProof/>
          <w:sz w:val="24"/>
          <w:szCs w:val="24"/>
          <w:lang w:val="en-AU"/>
        </w:rPr>
      </w:pPr>
      <w:ins w:id="62"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"_Toc5824332"</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3.9.</w:t>
        </w:r>
        <w:r>
          <w:rPr>
            <w:rFonts w:asciiTheme="minorHAnsi" w:eastAsiaTheme="minorEastAsia" w:hAnsiTheme="minorHAnsi" w:cstheme="minorBidi"/>
            <w:noProof/>
            <w:sz w:val="24"/>
            <w:szCs w:val="24"/>
            <w:lang w:val="en-AU"/>
          </w:rPr>
          <w:tab/>
        </w:r>
        <w:r w:rsidRPr="00207F6D">
          <w:rPr>
            <w:rStyle w:val="Hyperlink"/>
            <w:noProof/>
          </w:rPr>
          <w:t>Existing Liabilities</w:t>
        </w:r>
        <w:r>
          <w:rPr>
            <w:noProof/>
            <w:webHidden/>
          </w:rPr>
          <w:tab/>
        </w:r>
        <w:r>
          <w:rPr>
            <w:noProof/>
            <w:webHidden/>
          </w:rPr>
          <w:fldChar w:fldCharType="begin"/>
        </w:r>
        <w:r>
          <w:rPr>
            <w:noProof/>
            <w:webHidden/>
          </w:rPr>
          <w:instrText xml:space="preserve"> PAGEREF _Toc5824332 \h </w:instrText>
        </w:r>
        <w:r>
          <w:rPr>
            <w:noProof/>
            <w:webHidden/>
          </w:rPr>
        </w:r>
      </w:ins>
      <w:r>
        <w:rPr>
          <w:noProof/>
          <w:webHidden/>
        </w:rPr>
        <w:fldChar w:fldCharType="separate"/>
      </w:r>
      <w:r w:rsidR="008F3DDD">
        <w:rPr>
          <w:noProof/>
          <w:webHidden/>
        </w:rPr>
        <w:t>8</w:t>
      </w:r>
      <w:ins w:id="63" w:author="a a" w:date="2019-04-10T21:31:00Z">
        <w:r>
          <w:rPr>
            <w:noProof/>
            <w:webHidden/>
          </w:rPr>
          <w:fldChar w:fldCharType="end"/>
        </w:r>
        <w:r w:rsidRPr="00207F6D">
          <w:rPr>
            <w:rStyle w:val="Hyperlink"/>
            <w:noProof/>
          </w:rPr>
          <w:fldChar w:fldCharType="end"/>
        </w:r>
      </w:ins>
    </w:p>
    <w:p w14:paraId="4EEBAB3F" w14:textId="02710761" w:rsidR="00002B0A" w:rsidRDefault="00002B0A">
      <w:pPr>
        <w:pStyle w:val="TOC2"/>
        <w:tabs>
          <w:tab w:val="left" w:pos="960"/>
          <w:tab w:val="right" w:leader="dot" w:pos="9628"/>
        </w:tabs>
        <w:rPr>
          <w:ins w:id="64" w:author="a a" w:date="2019-04-10T21:31:00Z"/>
          <w:rFonts w:asciiTheme="minorHAnsi" w:eastAsiaTheme="minorEastAsia" w:hAnsiTheme="minorHAnsi" w:cstheme="minorBidi"/>
          <w:noProof/>
          <w:sz w:val="24"/>
          <w:szCs w:val="24"/>
          <w:lang w:val="en-AU"/>
        </w:rPr>
      </w:pPr>
      <w:ins w:id="6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3.10.</w:t>
        </w:r>
        <w:r>
          <w:rPr>
            <w:rFonts w:asciiTheme="minorHAnsi" w:eastAsiaTheme="minorEastAsia" w:hAnsiTheme="minorHAnsi" w:cstheme="minorBidi"/>
            <w:noProof/>
            <w:sz w:val="24"/>
            <w:szCs w:val="24"/>
            <w:lang w:val="en-AU"/>
          </w:rPr>
          <w:tab/>
        </w:r>
        <w:r w:rsidRPr="00207F6D">
          <w:rPr>
            <w:rStyle w:val="Hyperlink"/>
            <w:noProof/>
          </w:rPr>
          <w:t>Fees</w:t>
        </w:r>
        <w:r>
          <w:rPr>
            <w:noProof/>
            <w:webHidden/>
          </w:rPr>
          <w:tab/>
        </w:r>
        <w:r>
          <w:rPr>
            <w:noProof/>
            <w:webHidden/>
          </w:rPr>
          <w:fldChar w:fldCharType="begin"/>
        </w:r>
        <w:r>
          <w:rPr>
            <w:noProof/>
            <w:webHidden/>
          </w:rPr>
          <w:instrText xml:space="preserve"> PAGEREF _Toc5824333 \h </w:instrText>
        </w:r>
        <w:r>
          <w:rPr>
            <w:noProof/>
            <w:webHidden/>
          </w:rPr>
        </w:r>
      </w:ins>
      <w:r>
        <w:rPr>
          <w:noProof/>
          <w:webHidden/>
        </w:rPr>
        <w:fldChar w:fldCharType="separate"/>
      </w:r>
      <w:r w:rsidR="008F3DDD">
        <w:rPr>
          <w:noProof/>
          <w:webHidden/>
        </w:rPr>
        <w:t>8</w:t>
      </w:r>
      <w:ins w:id="66" w:author="a a" w:date="2019-04-10T21:31:00Z">
        <w:r>
          <w:rPr>
            <w:noProof/>
            <w:webHidden/>
          </w:rPr>
          <w:fldChar w:fldCharType="end"/>
        </w:r>
        <w:r w:rsidRPr="00207F6D">
          <w:rPr>
            <w:rStyle w:val="Hyperlink"/>
            <w:noProof/>
          </w:rPr>
          <w:fldChar w:fldCharType="end"/>
        </w:r>
      </w:ins>
    </w:p>
    <w:p w14:paraId="421574D1" w14:textId="13B3969C" w:rsidR="00002B0A" w:rsidRDefault="00002B0A">
      <w:pPr>
        <w:pStyle w:val="TOC2"/>
        <w:tabs>
          <w:tab w:val="left" w:pos="960"/>
          <w:tab w:val="right" w:leader="dot" w:pos="9628"/>
        </w:tabs>
        <w:rPr>
          <w:ins w:id="67" w:author="a a" w:date="2019-04-10T21:31:00Z"/>
          <w:rFonts w:asciiTheme="minorHAnsi" w:eastAsiaTheme="minorEastAsia" w:hAnsiTheme="minorHAnsi" w:cstheme="minorBidi"/>
          <w:noProof/>
          <w:sz w:val="24"/>
          <w:szCs w:val="24"/>
          <w:lang w:val="en-AU"/>
        </w:rPr>
      </w:pPr>
      <w:ins w:id="68"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3.11.</w:t>
        </w:r>
        <w:r>
          <w:rPr>
            <w:rFonts w:asciiTheme="minorHAnsi" w:eastAsiaTheme="minorEastAsia" w:hAnsiTheme="minorHAnsi" w:cstheme="minorBidi"/>
            <w:noProof/>
            <w:sz w:val="24"/>
            <w:szCs w:val="24"/>
            <w:lang w:val="en-AU"/>
          </w:rPr>
          <w:tab/>
        </w:r>
        <w:r w:rsidRPr="00207F6D">
          <w:rPr>
            <w:rStyle w:val="Hyperlink"/>
            <w:noProof/>
          </w:rPr>
          <w:t>Register of Members</w:t>
        </w:r>
        <w:r>
          <w:rPr>
            <w:noProof/>
            <w:webHidden/>
          </w:rPr>
          <w:tab/>
        </w:r>
        <w:r>
          <w:rPr>
            <w:noProof/>
            <w:webHidden/>
          </w:rPr>
          <w:fldChar w:fldCharType="begin"/>
        </w:r>
        <w:r>
          <w:rPr>
            <w:noProof/>
            <w:webHidden/>
          </w:rPr>
          <w:instrText xml:space="preserve"> PAGEREF _Toc5824334 \h </w:instrText>
        </w:r>
        <w:r>
          <w:rPr>
            <w:noProof/>
            <w:webHidden/>
          </w:rPr>
        </w:r>
      </w:ins>
      <w:r>
        <w:rPr>
          <w:noProof/>
          <w:webHidden/>
        </w:rPr>
        <w:fldChar w:fldCharType="separate"/>
      </w:r>
      <w:r w:rsidR="008F3DDD">
        <w:rPr>
          <w:noProof/>
          <w:webHidden/>
        </w:rPr>
        <w:t>8</w:t>
      </w:r>
      <w:ins w:id="69" w:author="a a" w:date="2019-04-10T21:31:00Z">
        <w:r>
          <w:rPr>
            <w:noProof/>
            <w:webHidden/>
          </w:rPr>
          <w:fldChar w:fldCharType="end"/>
        </w:r>
        <w:r w:rsidRPr="00207F6D">
          <w:rPr>
            <w:rStyle w:val="Hyperlink"/>
            <w:noProof/>
          </w:rPr>
          <w:fldChar w:fldCharType="end"/>
        </w:r>
      </w:ins>
    </w:p>
    <w:p w14:paraId="4C2F431A" w14:textId="4882FD62" w:rsidR="00002B0A" w:rsidRDefault="00002B0A">
      <w:pPr>
        <w:pStyle w:val="TOC1"/>
        <w:tabs>
          <w:tab w:val="left" w:pos="440"/>
          <w:tab w:val="right" w:leader="dot" w:pos="9628"/>
        </w:tabs>
        <w:rPr>
          <w:ins w:id="70" w:author="a a" w:date="2019-04-10T21:31:00Z"/>
          <w:rFonts w:asciiTheme="minorHAnsi" w:eastAsiaTheme="minorEastAsia" w:hAnsiTheme="minorHAnsi" w:cstheme="minorBidi"/>
          <w:noProof/>
        </w:rPr>
      </w:pPr>
      <w:ins w:id="7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4.</w:t>
        </w:r>
        <w:r>
          <w:rPr>
            <w:rFonts w:asciiTheme="minorHAnsi" w:eastAsiaTheme="minorEastAsia" w:hAnsiTheme="minorHAnsi" w:cstheme="minorBidi"/>
            <w:noProof/>
          </w:rPr>
          <w:tab/>
        </w:r>
        <w:r w:rsidRPr="00207F6D">
          <w:rPr>
            <w:rStyle w:val="Hyperlink"/>
            <w:rFonts w:ascii="Calibri" w:hAnsi="Calibri" w:cs="Calibri"/>
            <w:noProof/>
          </w:rPr>
          <w:t>B</w:t>
        </w:r>
        <w:r w:rsidRPr="00207F6D">
          <w:rPr>
            <w:rStyle w:val="Hyperlink"/>
            <w:rFonts w:ascii="Calibri" w:hAnsi="Calibri" w:cs="Calibri"/>
            <w:noProof/>
          </w:rPr>
          <w:t>RIGADE OFFICERS</w:t>
        </w:r>
        <w:r>
          <w:rPr>
            <w:noProof/>
            <w:webHidden/>
          </w:rPr>
          <w:tab/>
        </w:r>
        <w:r>
          <w:rPr>
            <w:noProof/>
            <w:webHidden/>
          </w:rPr>
          <w:fldChar w:fldCharType="begin"/>
        </w:r>
        <w:r>
          <w:rPr>
            <w:noProof/>
            <w:webHidden/>
          </w:rPr>
          <w:instrText xml:space="preserve"> PAGEREF _Toc5824335 \h </w:instrText>
        </w:r>
        <w:r>
          <w:rPr>
            <w:noProof/>
            <w:webHidden/>
          </w:rPr>
        </w:r>
      </w:ins>
      <w:r>
        <w:rPr>
          <w:noProof/>
          <w:webHidden/>
        </w:rPr>
        <w:fldChar w:fldCharType="separate"/>
      </w:r>
      <w:r w:rsidR="008F3DDD">
        <w:rPr>
          <w:noProof/>
          <w:webHidden/>
        </w:rPr>
        <w:t>9</w:t>
      </w:r>
      <w:ins w:id="72" w:author="a a" w:date="2019-04-10T21:31:00Z">
        <w:r>
          <w:rPr>
            <w:noProof/>
            <w:webHidden/>
          </w:rPr>
          <w:fldChar w:fldCharType="end"/>
        </w:r>
        <w:r w:rsidRPr="00207F6D">
          <w:rPr>
            <w:rStyle w:val="Hyperlink"/>
            <w:noProof/>
          </w:rPr>
          <w:fldChar w:fldCharType="end"/>
        </w:r>
      </w:ins>
    </w:p>
    <w:p w14:paraId="4C2E19BB" w14:textId="72411D45" w:rsidR="00002B0A" w:rsidRDefault="00002B0A">
      <w:pPr>
        <w:pStyle w:val="TOC2"/>
        <w:tabs>
          <w:tab w:val="left" w:pos="960"/>
          <w:tab w:val="right" w:leader="dot" w:pos="9628"/>
        </w:tabs>
        <w:rPr>
          <w:ins w:id="73" w:author="a a" w:date="2019-04-10T21:31:00Z"/>
          <w:rFonts w:asciiTheme="minorHAnsi" w:eastAsiaTheme="minorEastAsia" w:hAnsiTheme="minorHAnsi" w:cstheme="minorBidi"/>
          <w:noProof/>
          <w:sz w:val="24"/>
          <w:szCs w:val="24"/>
          <w:lang w:val="en-AU"/>
        </w:rPr>
      </w:pPr>
      <w:ins w:id="74"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"_Toc5824336"</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4.1.</w:t>
        </w:r>
        <w:r>
          <w:rPr>
            <w:rFonts w:asciiTheme="minorHAnsi" w:eastAsiaTheme="minorEastAsia" w:hAnsiTheme="minorHAnsi" w:cstheme="minorBidi"/>
            <w:noProof/>
            <w:sz w:val="24"/>
            <w:szCs w:val="24"/>
            <w:lang w:val="en-AU"/>
          </w:rPr>
          <w:tab/>
        </w:r>
        <w:r w:rsidRPr="00207F6D">
          <w:rPr>
            <w:rStyle w:val="Hyperlink"/>
            <w:noProof/>
          </w:rPr>
          <w:t>General</w:t>
        </w:r>
        <w:r>
          <w:rPr>
            <w:noProof/>
            <w:webHidden/>
          </w:rPr>
          <w:tab/>
        </w:r>
        <w:r>
          <w:rPr>
            <w:noProof/>
            <w:webHidden/>
          </w:rPr>
          <w:fldChar w:fldCharType="begin"/>
        </w:r>
        <w:r>
          <w:rPr>
            <w:noProof/>
            <w:webHidden/>
          </w:rPr>
          <w:instrText xml:space="preserve"> PAGEREF _Toc5824336 \h </w:instrText>
        </w:r>
        <w:r>
          <w:rPr>
            <w:noProof/>
            <w:webHidden/>
          </w:rPr>
        </w:r>
      </w:ins>
      <w:r>
        <w:rPr>
          <w:noProof/>
          <w:webHidden/>
        </w:rPr>
        <w:fldChar w:fldCharType="separate"/>
      </w:r>
      <w:r w:rsidR="008F3DDD">
        <w:rPr>
          <w:noProof/>
          <w:webHidden/>
        </w:rPr>
        <w:t>9</w:t>
      </w:r>
      <w:ins w:id="75" w:author="a a" w:date="2019-04-10T21:31:00Z">
        <w:r>
          <w:rPr>
            <w:noProof/>
            <w:webHidden/>
          </w:rPr>
          <w:fldChar w:fldCharType="end"/>
        </w:r>
        <w:r w:rsidRPr="00207F6D">
          <w:rPr>
            <w:rStyle w:val="Hyperlink"/>
            <w:noProof/>
          </w:rPr>
          <w:fldChar w:fldCharType="end"/>
        </w:r>
      </w:ins>
    </w:p>
    <w:p w14:paraId="1F9DFA3F" w14:textId="52F654F8" w:rsidR="00002B0A" w:rsidRDefault="00002B0A">
      <w:pPr>
        <w:pStyle w:val="TOC2"/>
        <w:tabs>
          <w:tab w:val="left" w:pos="960"/>
          <w:tab w:val="right" w:leader="dot" w:pos="9628"/>
        </w:tabs>
        <w:rPr>
          <w:ins w:id="76" w:author="a a" w:date="2019-04-10T21:31:00Z"/>
          <w:rFonts w:asciiTheme="minorHAnsi" w:eastAsiaTheme="minorEastAsia" w:hAnsiTheme="minorHAnsi" w:cstheme="minorBidi"/>
          <w:noProof/>
          <w:sz w:val="24"/>
          <w:szCs w:val="24"/>
          <w:lang w:val="en-AU"/>
        </w:rPr>
      </w:pPr>
      <w:ins w:id="77"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"_Toc5824337"</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4.2.</w:t>
        </w:r>
        <w:r>
          <w:rPr>
            <w:rFonts w:asciiTheme="minorHAnsi" w:eastAsiaTheme="minorEastAsia" w:hAnsiTheme="minorHAnsi" w:cstheme="minorBidi"/>
            <w:noProof/>
            <w:sz w:val="24"/>
            <w:szCs w:val="24"/>
            <w:lang w:val="en-AU"/>
          </w:rPr>
          <w:tab/>
        </w:r>
        <w:r w:rsidRPr="00207F6D">
          <w:rPr>
            <w:rStyle w:val="Hyperlink"/>
            <w:noProof/>
          </w:rPr>
          <w:t>Election of Brigade Officers</w:t>
        </w:r>
        <w:r>
          <w:rPr>
            <w:noProof/>
            <w:webHidden/>
          </w:rPr>
          <w:tab/>
        </w:r>
        <w:r>
          <w:rPr>
            <w:noProof/>
            <w:webHidden/>
          </w:rPr>
          <w:fldChar w:fldCharType="begin"/>
        </w:r>
        <w:r>
          <w:rPr>
            <w:noProof/>
            <w:webHidden/>
          </w:rPr>
          <w:instrText xml:space="preserve"> PAGEREF _Toc5824337 \h </w:instrText>
        </w:r>
        <w:r>
          <w:rPr>
            <w:noProof/>
            <w:webHidden/>
          </w:rPr>
        </w:r>
      </w:ins>
      <w:r>
        <w:rPr>
          <w:noProof/>
          <w:webHidden/>
        </w:rPr>
        <w:fldChar w:fldCharType="separate"/>
      </w:r>
      <w:r w:rsidR="008F3DDD">
        <w:rPr>
          <w:noProof/>
          <w:webHidden/>
        </w:rPr>
        <w:t>9</w:t>
      </w:r>
      <w:ins w:id="78" w:author="a a" w:date="2019-04-10T21:31:00Z">
        <w:r>
          <w:rPr>
            <w:noProof/>
            <w:webHidden/>
          </w:rPr>
          <w:fldChar w:fldCharType="end"/>
        </w:r>
        <w:r w:rsidRPr="00207F6D">
          <w:rPr>
            <w:rStyle w:val="Hyperlink"/>
            <w:noProof/>
          </w:rPr>
          <w:fldChar w:fldCharType="end"/>
        </w:r>
      </w:ins>
    </w:p>
    <w:p w14:paraId="0A95F82A" w14:textId="15C37BC8" w:rsidR="00002B0A" w:rsidRDefault="00002B0A">
      <w:pPr>
        <w:pStyle w:val="TOC2"/>
        <w:tabs>
          <w:tab w:val="left" w:pos="960"/>
          <w:tab w:val="right" w:leader="dot" w:pos="9628"/>
        </w:tabs>
        <w:rPr>
          <w:ins w:id="79" w:author="a a" w:date="2019-04-10T21:31:00Z"/>
          <w:rFonts w:asciiTheme="minorHAnsi" w:eastAsiaTheme="minorEastAsia" w:hAnsiTheme="minorHAnsi" w:cstheme="minorBidi"/>
          <w:noProof/>
          <w:sz w:val="24"/>
          <w:szCs w:val="24"/>
          <w:lang w:val="en-AU"/>
        </w:rPr>
      </w:pPr>
      <w:ins w:id="80"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"_Toc5824338"</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4.3.</w:t>
        </w:r>
        <w:r>
          <w:rPr>
            <w:rFonts w:asciiTheme="minorHAnsi" w:eastAsiaTheme="minorEastAsia" w:hAnsiTheme="minorHAnsi" w:cstheme="minorBidi"/>
            <w:noProof/>
            <w:sz w:val="24"/>
            <w:szCs w:val="24"/>
            <w:lang w:val="en-AU"/>
          </w:rPr>
          <w:tab/>
        </w:r>
        <w:r w:rsidRPr="00207F6D">
          <w:rPr>
            <w:rStyle w:val="Hyperlink"/>
            <w:noProof/>
          </w:rPr>
          <w:t>Functions of Brigade Officers</w:t>
        </w:r>
        <w:r>
          <w:rPr>
            <w:noProof/>
            <w:webHidden/>
          </w:rPr>
          <w:tab/>
        </w:r>
        <w:r>
          <w:rPr>
            <w:noProof/>
            <w:webHidden/>
          </w:rPr>
          <w:fldChar w:fldCharType="begin"/>
        </w:r>
        <w:r>
          <w:rPr>
            <w:noProof/>
            <w:webHidden/>
          </w:rPr>
          <w:instrText xml:space="preserve"> PAGEREF _Toc5824338 \h </w:instrText>
        </w:r>
        <w:r>
          <w:rPr>
            <w:noProof/>
            <w:webHidden/>
          </w:rPr>
        </w:r>
      </w:ins>
      <w:r>
        <w:rPr>
          <w:noProof/>
          <w:webHidden/>
        </w:rPr>
        <w:fldChar w:fldCharType="separate"/>
      </w:r>
      <w:r w:rsidR="008F3DDD">
        <w:rPr>
          <w:noProof/>
          <w:webHidden/>
        </w:rPr>
        <w:t>10</w:t>
      </w:r>
      <w:ins w:id="81" w:author="a a" w:date="2019-04-10T21:31:00Z">
        <w:r>
          <w:rPr>
            <w:noProof/>
            <w:webHidden/>
          </w:rPr>
          <w:fldChar w:fldCharType="end"/>
        </w:r>
        <w:r w:rsidRPr="00207F6D">
          <w:rPr>
            <w:rStyle w:val="Hyperlink"/>
            <w:noProof/>
          </w:rPr>
          <w:fldChar w:fldCharType="end"/>
        </w:r>
      </w:ins>
    </w:p>
    <w:p w14:paraId="365E1C5B" w14:textId="7DF4870B" w:rsidR="00002B0A" w:rsidRDefault="00002B0A">
      <w:pPr>
        <w:pStyle w:val="TOC2"/>
        <w:tabs>
          <w:tab w:val="left" w:pos="960"/>
          <w:tab w:val="right" w:leader="dot" w:pos="9628"/>
        </w:tabs>
        <w:rPr>
          <w:ins w:id="82" w:author="a a" w:date="2019-04-10T21:31:00Z"/>
          <w:rFonts w:asciiTheme="minorHAnsi" w:eastAsiaTheme="minorEastAsia" w:hAnsiTheme="minorHAnsi" w:cstheme="minorBidi"/>
          <w:noProof/>
          <w:sz w:val="24"/>
          <w:szCs w:val="24"/>
          <w:lang w:val="en-AU"/>
        </w:rPr>
      </w:pPr>
      <w:ins w:id="83"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"_Toc5824339"</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4.4.</w:t>
        </w:r>
        <w:r>
          <w:rPr>
            <w:rFonts w:asciiTheme="minorHAnsi" w:eastAsiaTheme="minorEastAsia" w:hAnsiTheme="minorHAnsi" w:cstheme="minorBidi"/>
            <w:noProof/>
            <w:sz w:val="24"/>
            <w:szCs w:val="24"/>
            <w:lang w:val="en-AU"/>
          </w:rPr>
          <w:tab/>
        </w:r>
        <w:r w:rsidRPr="00207F6D">
          <w:rPr>
            <w:rStyle w:val="Hyperlink"/>
            <w:noProof/>
          </w:rPr>
          <w:t>Non-Completion of a Term of Office</w:t>
        </w:r>
        <w:r>
          <w:rPr>
            <w:noProof/>
            <w:webHidden/>
          </w:rPr>
          <w:tab/>
        </w:r>
        <w:r>
          <w:rPr>
            <w:noProof/>
            <w:webHidden/>
          </w:rPr>
          <w:fldChar w:fldCharType="begin"/>
        </w:r>
        <w:r>
          <w:rPr>
            <w:noProof/>
            <w:webHidden/>
          </w:rPr>
          <w:instrText xml:space="preserve"> PAGEREF _Toc5824339 \h </w:instrText>
        </w:r>
        <w:r>
          <w:rPr>
            <w:noProof/>
            <w:webHidden/>
          </w:rPr>
        </w:r>
      </w:ins>
      <w:r>
        <w:rPr>
          <w:noProof/>
          <w:webHidden/>
        </w:rPr>
        <w:fldChar w:fldCharType="separate"/>
      </w:r>
      <w:r w:rsidR="008F3DDD">
        <w:rPr>
          <w:noProof/>
          <w:webHidden/>
        </w:rPr>
        <w:t>10</w:t>
      </w:r>
      <w:ins w:id="84" w:author="a a" w:date="2019-04-10T21:31:00Z">
        <w:r>
          <w:rPr>
            <w:noProof/>
            <w:webHidden/>
          </w:rPr>
          <w:fldChar w:fldCharType="end"/>
        </w:r>
        <w:r w:rsidRPr="00207F6D">
          <w:rPr>
            <w:rStyle w:val="Hyperlink"/>
            <w:noProof/>
          </w:rPr>
          <w:fldChar w:fldCharType="end"/>
        </w:r>
      </w:ins>
    </w:p>
    <w:p w14:paraId="53729245" w14:textId="42071F73" w:rsidR="00002B0A" w:rsidRDefault="00002B0A">
      <w:pPr>
        <w:pStyle w:val="TOC2"/>
        <w:tabs>
          <w:tab w:val="left" w:pos="960"/>
          <w:tab w:val="right" w:leader="dot" w:pos="9628"/>
        </w:tabs>
        <w:rPr>
          <w:ins w:id="85" w:author="a a" w:date="2019-04-10T21:31:00Z"/>
          <w:rFonts w:asciiTheme="minorHAnsi" w:eastAsiaTheme="minorEastAsia" w:hAnsiTheme="minorHAnsi" w:cstheme="minorBidi"/>
          <w:noProof/>
          <w:sz w:val="24"/>
          <w:szCs w:val="24"/>
          <w:lang w:val="en-AU"/>
        </w:rPr>
      </w:pPr>
      <w:ins w:id="86"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"_Toc5824340"</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4.5.</w:t>
        </w:r>
        <w:r>
          <w:rPr>
            <w:rFonts w:asciiTheme="minorHAnsi" w:eastAsiaTheme="minorEastAsia" w:hAnsiTheme="minorHAnsi" w:cstheme="minorBidi"/>
            <w:noProof/>
            <w:sz w:val="24"/>
            <w:szCs w:val="24"/>
            <w:lang w:val="en-AU"/>
          </w:rPr>
          <w:tab/>
        </w:r>
        <w:r w:rsidRPr="00207F6D">
          <w:rPr>
            <w:rStyle w:val="Hyperlink"/>
            <w:noProof/>
          </w:rPr>
          <w:t>Leave of Absence</w:t>
        </w:r>
        <w:r>
          <w:rPr>
            <w:noProof/>
            <w:webHidden/>
          </w:rPr>
          <w:tab/>
        </w:r>
        <w:r>
          <w:rPr>
            <w:noProof/>
            <w:webHidden/>
          </w:rPr>
          <w:fldChar w:fldCharType="begin"/>
        </w:r>
        <w:r>
          <w:rPr>
            <w:noProof/>
            <w:webHidden/>
          </w:rPr>
          <w:instrText xml:space="preserve"> PAGEREF _Toc5824340 \h </w:instrText>
        </w:r>
        <w:r>
          <w:rPr>
            <w:noProof/>
            <w:webHidden/>
          </w:rPr>
        </w:r>
      </w:ins>
      <w:r>
        <w:rPr>
          <w:noProof/>
          <w:webHidden/>
        </w:rPr>
        <w:fldChar w:fldCharType="separate"/>
      </w:r>
      <w:r w:rsidR="008F3DDD">
        <w:rPr>
          <w:noProof/>
          <w:webHidden/>
        </w:rPr>
        <w:t>10</w:t>
      </w:r>
      <w:ins w:id="87" w:author="a a" w:date="2019-04-10T21:31:00Z">
        <w:r>
          <w:rPr>
            <w:noProof/>
            <w:webHidden/>
          </w:rPr>
          <w:fldChar w:fldCharType="end"/>
        </w:r>
        <w:r w:rsidRPr="00207F6D">
          <w:rPr>
            <w:rStyle w:val="Hyperlink"/>
            <w:noProof/>
          </w:rPr>
          <w:fldChar w:fldCharType="end"/>
        </w:r>
      </w:ins>
    </w:p>
    <w:p w14:paraId="6D623848" w14:textId="25EF9F7A" w:rsidR="00002B0A" w:rsidRDefault="00002B0A">
      <w:pPr>
        <w:pStyle w:val="TOC2"/>
        <w:tabs>
          <w:tab w:val="left" w:pos="960"/>
          <w:tab w:val="right" w:leader="dot" w:pos="9628"/>
        </w:tabs>
        <w:rPr>
          <w:ins w:id="88" w:author="a a" w:date="2019-04-10T21:31:00Z"/>
          <w:rFonts w:asciiTheme="minorHAnsi" w:eastAsiaTheme="minorEastAsia" w:hAnsiTheme="minorHAnsi" w:cstheme="minorBidi"/>
          <w:noProof/>
          <w:sz w:val="24"/>
          <w:szCs w:val="24"/>
          <w:lang w:val="en-AU"/>
        </w:rPr>
      </w:pPr>
      <w:ins w:id="89"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"_Toc5824341"</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4.6.</w:t>
        </w:r>
        <w:r>
          <w:rPr>
            <w:rFonts w:asciiTheme="minorHAnsi" w:eastAsiaTheme="minorEastAsia" w:hAnsiTheme="minorHAnsi" w:cstheme="minorBidi"/>
            <w:noProof/>
            <w:sz w:val="24"/>
            <w:szCs w:val="24"/>
            <w:lang w:val="en-AU"/>
          </w:rPr>
          <w:tab/>
        </w:r>
        <w:r w:rsidRPr="00207F6D">
          <w:rPr>
            <w:rStyle w:val="Hyperlink"/>
            <w:noProof/>
          </w:rPr>
          <w:t>Removal from Position</w:t>
        </w:r>
        <w:r>
          <w:rPr>
            <w:noProof/>
            <w:webHidden/>
          </w:rPr>
          <w:tab/>
        </w:r>
        <w:r>
          <w:rPr>
            <w:noProof/>
            <w:webHidden/>
          </w:rPr>
          <w:fldChar w:fldCharType="begin"/>
        </w:r>
        <w:r>
          <w:rPr>
            <w:noProof/>
            <w:webHidden/>
          </w:rPr>
          <w:instrText xml:space="preserve"> PAGEREF _Toc5824341 \h </w:instrText>
        </w:r>
        <w:r>
          <w:rPr>
            <w:noProof/>
            <w:webHidden/>
          </w:rPr>
        </w:r>
      </w:ins>
      <w:r>
        <w:rPr>
          <w:noProof/>
          <w:webHidden/>
        </w:rPr>
        <w:fldChar w:fldCharType="separate"/>
      </w:r>
      <w:r w:rsidR="008F3DDD">
        <w:rPr>
          <w:noProof/>
          <w:webHidden/>
        </w:rPr>
        <w:t>10</w:t>
      </w:r>
      <w:ins w:id="90" w:author="a a" w:date="2019-04-10T21:31:00Z">
        <w:r>
          <w:rPr>
            <w:noProof/>
            <w:webHidden/>
          </w:rPr>
          <w:fldChar w:fldCharType="end"/>
        </w:r>
        <w:r w:rsidRPr="00207F6D">
          <w:rPr>
            <w:rStyle w:val="Hyperlink"/>
            <w:noProof/>
          </w:rPr>
          <w:fldChar w:fldCharType="end"/>
        </w:r>
      </w:ins>
    </w:p>
    <w:p w14:paraId="6C160C7A" w14:textId="66CA0981" w:rsidR="00002B0A" w:rsidRDefault="00002B0A">
      <w:pPr>
        <w:pStyle w:val="TOC2"/>
        <w:tabs>
          <w:tab w:val="left" w:pos="960"/>
          <w:tab w:val="right" w:leader="dot" w:pos="9628"/>
        </w:tabs>
        <w:rPr>
          <w:ins w:id="91" w:author="a a" w:date="2019-04-10T21:31:00Z"/>
          <w:rFonts w:asciiTheme="minorHAnsi" w:eastAsiaTheme="minorEastAsia" w:hAnsiTheme="minorHAnsi" w:cstheme="minorBidi"/>
          <w:noProof/>
          <w:sz w:val="24"/>
          <w:szCs w:val="24"/>
          <w:lang w:val="en-AU"/>
        </w:rPr>
      </w:pPr>
      <w:ins w:id="92"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"_Toc5824342"</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4.7.</w:t>
        </w:r>
        <w:r>
          <w:rPr>
            <w:rFonts w:asciiTheme="minorHAnsi" w:eastAsiaTheme="minorEastAsia" w:hAnsiTheme="minorHAnsi" w:cstheme="minorBidi"/>
            <w:noProof/>
            <w:sz w:val="24"/>
            <w:szCs w:val="24"/>
            <w:lang w:val="en-AU"/>
          </w:rPr>
          <w:tab/>
        </w:r>
        <w:r w:rsidRPr="00207F6D">
          <w:rPr>
            <w:rStyle w:val="Hyperlink"/>
            <w:noProof/>
          </w:rPr>
          <w:t>Casual Vacancy</w:t>
        </w:r>
        <w:r>
          <w:rPr>
            <w:noProof/>
            <w:webHidden/>
          </w:rPr>
          <w:tab/>
        </w:r>
        <w:r>
          <w:rPr>
            <w:noProof/>
            <w:webHidden/>
          </w:rPr>
          <w:fldChar w:fldCharType="begin"/>
        </w:r>
        <w:r>
          <w:rPr>
            <w:noProof/>
            <w:webHidden/>
          </w:rPr>
          <w:instrText xml:space="preserve"> PAGEREF _Toc5824342 \h </w:instrText>
        </w:r>
        <w:r>
          <w:rPr>
            <w:noProof/>
            <w:webHidden/>
          </w:rPr>
        </w:r>
      </w:ins>
      <w:r>
        <w:rPr>
          <w:noProof/>
          <w:webHidden/>
        </w:rPr>
        <w:fldChar w:fldCharType="separate"/>
      </w:r>
      <w:r w:rsidR="008F3DDD">
        <w:rPr>
          <w:noProof/>
          <w:webHidden/>
        </w:rPr>
        <w:t>10</w:t>
      </w:r>
      <w:ins w:id="93" w:author="a a" w:date="2019-04-10T21:31:00Z">
        <w:r>
          <w:rPr>
            <w:noProof/>
            <w:webHidden/>
          </w:rPr>
          <w:fldChar w:fldCharType="end"/>
        </w:r>
        <w:r w:rsidRPr="00207F6D">
          <w:rPr>
            <w:rStyle w:val="Hyperlink"/>
            <w:noProof/>
          </w:rPr>
          <w:fldChar w:fldCharType="end"/>
        </w:r>
      </w:ins>
    </w:p>
    <w:p w14:paraId="24E99AEF" w14:textId="5467EA3B" w:rsidR="00002B0A" w:rsidRDefault="00002B0A">
      <w:pPr>
        <w:pStyle w:val="TOC2"/>
        <w:tabs>
          <w:tab w:val="left" w:pos="960"/>
          <w:tab w:val="right" w:leader="dot" w:pos="9628"/>
        </w:tabs>
        <w:rPr>
          <w:ins w:id="94" w:author="a a" w:date="2019-04-10T21:31:00Z"/>
          <w:rFonts w:asciiTheme="minorHAnsi" w:eastAsiaTheme="minorEastAsia" w:hAnsiTheme="minorHAnsi" w:cstheme="minorBidi"/>
          <w:noProof/>
          <w:sz w:val="24"/>
          <w:szCs w:val="24"/>
          <w:lang w:val="en-AU"/>
        </w:rPr>
      </w:pPr>
      <w:ins w:id="9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4.8.</w:t>
        </w:r>
        <w:r>
          <w:rPr>
            <w:rFonts w:asciiTheme="minorHAnsi" w:eastAsiaTheme="minorEastAsia" w:hAnsiTheme="minorHAnsi" w:cstheme="minorBidi"/>
            <w:noProof/>
            <w:sz w:val="24"/>
            <w:szCs w:val="24"/>
            <w:lang w:val="en-AU"/>
          </w:rPr>
          <w:tab/>
        </w:r>
        <w:r w:rsidRPr="00207F6D">
          <w:rPr>
            <w:rStyle w:val="Hyperlink"/>
            <w:noProof/>
          </w:rPr>
          <w:t>Custody of books and securities</w:t>
        </w:r>
        <w:r>
          <w:rPr>
            <w:noProof/>
            <w:webHidden/>
          </w:rPr>
          <w:tab/>
        </w:r>
        <w:r>
          <w:rPr>
            <w:noProof/>
            <w:webHidden/>
          </w:rPr>
          <w:fldChar w:fldCharType="begin"/>
        </w:r>
        <w:r>
          <w:rPr>
            <w:noProof/>
            <w:webHidden/>
          </w:rPr>
          <w:instrText xml:space="preserve"> PAGEREF _Toc5824343 \h </w:instrText>
        </w:r>
        <w:r>
          <w:rPr>
            <w:noProof/>
            <w:webHidden/>
          </w:rPr>
        </w:r>
      </w:ins>
      <w:r>
        <w:rPr>
          <w:noProof/>
          <w:webHidden/>
        </w:rPr>
        <w:fldChar w:fldCharType="separate"/>
      </w:r>
      <w:r w:rsidR="008F3DDD">
        <w:rPr>
          <w:noProof/>
          <w:webHidden/>
        </w:rPr>
        <w:t>11</w:t>
      </w:r>
      <w:ins w:id="96" w:author="a a" w:date="2019-04-10T21:31:00Z">
        <w:r>
          <w:rPr>
            <w:noProof/>
            <w:webHidden/>
          </w:rPr>
          <w:fldChar w:fldCharType="end"/>
        </w:r>
        <w:r w:rsidRPr="00207F6D">
          <w:rPr>
            <w:rStyle w:val="Hyperlink"/>
            <w:noProof/>
          </w:rPr>
          <w:fldChar w:fldCharType="end"/>
        </w:r>
      </w:ins>
    </w:p>
    <w:p w14:paraId="30E98AFB" w14:textId="3D0D5C4F" w:rsidR="00002B0A" w:rsidRDefault="00002B0A">
      <w:pPr>
        <w:pStyle w:val="TOC1"/>
        <w:tabs>
          <w:tab w:val="left" w:pos="440"/>
          <w:tab w:val="right" w:leader="dot" w:pos="9628"/>
        </w:tabs>
        <w:rPr>
          <w:ins w:id="97" w:author="a a" w:date="2019-04-10T21:31:00Z"/>
          <w:rFonts w:asciiTheme="minorHAnsi" w:eastAsiaTheme="minorEastAsia" w:hAnsiTheme="minorHAnsi" w:cstheme="minorBidi"/>
          <w:noProof/>
        </w:rPr>
      </w:pPr>
      <w:ins w:id="98" w:author="a a" w:date="2019-04-10T21:31:00Z">
        <w:r w:rsidRPr="00207F6D">
          <w:rPr>
            <w:rStyle w:val="Hyperlink"/>
            <w:noProof/>
          </w:rPr>
          <w:lastRenderedPageBreak/>
          <w:fldChar w:fldCharType="begin"/>
        </w:r>
        <w:r w:rsidRPr="00207F6D">
          <w:rPr>
            <w:rStyle w:val="Hyperlink"/>
            <w:noProof/>
          </w:rPr>
          <w:instrText xml:space="preserve"> </w:instrText>
        </w:r>
        <w:r>
          <w:rPr>
            <w:noProof/>
          </w:rPr>
          <w:instrText>HYPERLINK \l "_Toc5824344"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cstheme="minorHAnsi"/>
            <w:noProof/>
          </w:rPr>
          <w:t>5.</w:t>
        </w:r>
        <w:r>
          <w:rPr>
            <w:rFonts w:asciiTheme="minorHAnsi" w:eastAsiaTheme="minorEastAsia" w:hAnsiTheme="minorHAnsi" w:cstheme="minorBidi"/>
            <w:noProof/>
          </w:rPr>
          <w:tab/>
        </w:r>
        <w:r w:rsidRPr="00207F6D">
          <w:rPr>
            <w:rStyle w:val="Hyperlink"/>
            <w:rFonts w:cstheme="minorHAnsi"/>
            <w:noProof/>
          </w:rPr>
          <w:t>MEETINGS</w:t>
        </w:r>
        <w:r>
          <w:rPr>
            <w:noProof/>
            <w:webHidden/>
          </w:rPr>
          <w:tab/>
        </w:r>
        <w:r>
          <w:rPr>
            <w:noProof/>
            <w:webHidden/>
          </w:rPr>
          <w:fldChar w:fldCharType="begin"/>
        </w:r>
        <w:r>
          <w:rPr>
            <w:noProof/>
            <w:webHidden/>
          </w:rPr>
          <w:instrText xml:space="preserve"> PAGEREF _Toc5824344 \h </w:instrText>
        </w:r>
        <w:r>
          <w:rPr>
            <w:noProof/>
            <w:webHidden/>
          </w:rPr>
        </w:r>
      </w:ins>
      <w:r>
        <w:rPr>
          <w:noProof/>
          <w:webHidden/>
        </w:rPr>
        <w:fldChar w:fldCharType="separate"/>
      </w:r>
      <w:r w:rsidR="008F3DDD">
        <w:rPr>
          <w:noProof/>
          <w:webHidden/>
        </w:rPr>
        <w:t>12</w:t>
      </w:r>
      <w:ins w:id="99" w:author="a a" w:date="2019-04-10T21:31:00Z">
        <w:r>
          <w:rPr>
            <w:noProof/>
            <w:webHidden/>
          </w:rPr>
          <w:fldChar w:fldCharType="end"/>
        </w:r>
        <w:r w:rsidRPr="00207F6D">
          <w:rPr>
            <w:rStyle w:val="Hyperlink"/>
            <w:noProof/>
          </w:rPr>
          <w:fldChar w:fldCharType="end"/>
        </w:r>
      </w:ins>
    </w:p>
    <w:p w14:paraId="0A8595F4" w14:textId="0E77623D" w:rsidR="00002B0A" w:rsidRDefault="00002B0A">
      <w:pPr>
        <w:pStyle w:val="TOC2"/>
        <w:tabs>
          <w:tab w:val="left" w:pos="960"/>
          <w:tab w:val="right" w:leader="dot" w:pos="9628"/>
        </w:tabs>
        <w:rPr>
          <w:ins w:id="100" w:author="a a" w:date="2019-04-10T21:31:00Z"/>
          <w:rFonts w:asciiTheme="minorHAnsi" w:eastAsiaTheme="minorEastAsia" w:hAnsiTheme="minorHAnsi" w:cstheme="minorBidi"/>
          <w:noProof/>
          <w:sz w:val="24"/>
          <w:szCs w:val="24"/>
          <w:lang w:val="en-AU"/>
        </w:rPr>
      </w:pPr>
      <w:ins w:id="10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cstheme="minorHAnsi"/>
            <w:noProof/>
          </w:rPr>
          <w:t>5.1.</w:t>
        </w:r>
        <w:r>
          <w:rPr>
            <w:rFonts w:asciiTheme="minorHAnsi" w:eastAsiaTheme="minorEastAsia" w:hAnsiTheme="minorHAnsi" w:cstheme="minorBidi"/>
            <w:noProof/>
            <w:sz w:val="24"/>
            <w:szCs w:val="24"/>
            <w:lang w:val="en-AU"/>
          </w:rPr>
          <w:tab/>
        </w:r>
        <w:r w:rsidRPr="00207F6D">
          <w:rPr>
            <w:rStyle w:val="Hyperlink"/>
            <w:rFonts w:cstheme="minorHAnsi"/>
            <w:noProof/>
          </w:rPr>
          <w:t>General</w:t>
        </w:r>
        <w:r>
          <w:rPr>
            <w:noProof/>
            <w:webHidden/>
          </w:rPr>
          <w:tab/>
        </w:r>
        <w:r>
          <w:rPr>
            <w:noProof/>
            <w:webHidden/>
          </w:rPr>
          <w:fldChar w:fldCharType="begin"/>
        </w:r>
        <w:r>
          <w:rPr>
            <w:noProof/>
            <w:webHidden/>
          </w:rPr>
          <w:instrText xml:space="preserve"> PAGEREF _Toc5824345 \h </w:instrText>
        </w:r>
        <w:r>
          <w:rPr>
            <w:noProof/>
            <w:webHidden/>
          </w:rPr>
        </w:r>
      </w:ins>
      <w:r>
        <w:rPr>
          <w:noProof/>
          <w:webHidden/>
        </w:rPr>
        <w:fldChar w:fldCharType="separate"/>
      </w:r>
      <w:r w:rsidR="008F3DDD">
        <w:rPr>
          <w:noProof/>
          <w:webHidden/>
        </w:rPr>
        <w:t>12</w:t>
      </w:r>
      <w:ins w:id="102" w:author="a a" w:date="2019-04-10T21:31:00Z">
        <w:r>
          <w:rPr>
            <w:noProof/>
            <w:webHidden/>
          </w:rPr>
          <w:fldChar w:fldCharType="end"/>
        </w:r>
        <w:r w:rsidRPr="00207F6D">
          <w:rPr>
            <w:rStyle w:val="Hyperlink"/>
            <w:noProof/>
          </w:rPr>
          <w:fldChar w:fldCharType="end"/>
        </w:r>
      </w:ins>
    </w:p>
    <w:p w14:paraId="41D67227" w14:textId="4D4DC94D" w:rsidR="00002B0A" w:rsidRDefault="00002B0A">
      <w:pPr>
        <w:pStyle w:val="TOC2"/>
        <w:tabs>
          <w:tab w:val="left" w:pos="960"/>
          <w:tab w:val="right" w:leader="dot" w:pos="9628"/>
        </w:tabs>
        <w:rPr>
          <w:ins w:id="103" w:author="a a" w:date="2019-04-10T21:31:00Z"/>
          <w:rFonts w:asciiTheme="minorHAnsi" w:eastAsiaTheme="minorEastAsia" w:hAnsiTheme="minorHAnsi" w:cstheme="minorBidi"/>
          <w:noProof/>
          <w:sz w:val="24"/>
          <w:szCs w:val="24"/>
          <w:lang w:val="en-AU"/>
        </w:rPr>
      </w:pPr>
      <w:ins w:id="104"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"_Toc5824346"</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5.2.</w:t>
        </w:r>
        <w:r>
          <w:rPr>
            <w:rFonts w:asciiTheme="minorHAnsi" w:eastAsiaTheme="minorEastAsia" w:hAnsiTheme="minorHAnsi" w:cstheme="minorBidi"/>
            <w:noProof/>
            <w:sz w:val="24"/>
            <w:szCs w:val="24"/>
            <w:lang w:val="en-AU"/>
          </w:rPr>
          <w:tab/>
        </w:r>
        <w:r w:rsidRPr="00207F6D">
          <w:rPr>
            <w:rStyle w:val="Hyperlink"/>
            <w:noProof/>
          </w:rPr>
          <w:t>General Member Meetings</w:t>
        </w:r>
        <w:r>
          <w:rPr>
            <w:noProof/>
            <w:webHidden/>
          </w:rPr>
          <w:tab/>
        </w:r>
        <w:r>
          <w:rPr>
            <w:noProof/>
            <w:webHidden/>
          </w:rPr>
          <w:fldChar w:fldCharType="begin"/>
        </w:r>
        <w:r>
          <w:rPr>
            <w:noProof/>
            <w:webHidden/>
          </w:rPr>
          <w:instrText xml:space="preserve"> PAGEREF _Toc5824346 \h </w:instrText>
        </w:r>
        <w:r>
          <w:rPr>
            <w:noProof/>
            <w:webHidden/>
          </w:rPr>
        </w:r>
      </w:ins>
      <w:r>
        <w:rPr>
          <w:noProof/>
          <w:webHidden/>
        </w:rPr>
        <w:fldChar w:fldCharType="separate"/>
      </w:r>
      <w:r w:rsidR="008F3DDD">
        <w:rPr>
          <w:noProof/>
          <w:webHidden/>
        </w:rPr>
        <w:t>12</w:t>
      </w:r>
      <w:ins w:id="105" w:author="a a" w:date="2019-04-10T21:31:00Z">
        <w:r>
          <w:rPr>
            <w:noProof/>
            <w:webHidden/>
          </w:rPr>
          <w:fldChar w:fldCharType="end"/>
        </w:r>
        <w:r w:rsidRPr="00207F6D">
          <w:rPr>
            <w:rStyle w:val="Hyperlink"/>
            <w:noProof/>
          </w:rPr>
          <w:fldChar w:fldCharType="end"/>
        </w:r>
      </w:ins>
    </w:p>
    <w:p w14:paraId="5AE62B11" w14:textId="27460FD7" w:rsidR="00002B0A" w:rsidRDefault="00002B0A">
      <w:pPr>
        <w:pStyle w:val="TOC2"/>
        <w:tabs>
          <w:tab w:val="left" w:pos="960"/>
          <w:tab w:val="right" w:leader="dot" w:pos="9628"/>
        </w:tabs>
        <w:rPr>
          <w:ins w:id="106" w:author="a a" w:date="2019-04-10T21:31:00Z"/>
          <w:rFonts w:asciiTheme="minorHAnsi" w:eastAsiaTheme="minorEastAsia" w:hAnsiTheme="minorHAnsi" w:cstheme="minorBidi"/>
          <w:noProof/>
          <w:sz w:val="24"/>
          <w:szCs w:val="24"/>
          <w:lang w:val="en-AU"/>
        </w:rPr>
      </w:pPr>
      <w:ins w:id="107"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"_Toc5824347"</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5.3.</w:t>
        </w:r>
        <w:r>
          <w:rPr>
            <w:rFonts w:asciiTheme="minorHAnsi" w:eastAsiaTheme="minorEastAsia" w:hAnsiTheme="minorHAnsi" w:cstheme="minorBidi"/>
            <w:noProof/>
            <w:sz w:val="24"/>
            <w:szCs w:val="24"/>
            <w:lang w:val="en-AU"/>
          </w:rPr>
          <w:tab/>
        </w:r>
        <w:r w:rsidRPr="00207F6D">
          <w:rPr>
            <w:rStyle w:val="Hyperlink"/>
            <w:noProof/>
          </w:rPr>
          <w:t>Special General Meetings</w:t>
        </w:r>
        <w:r>
          <w:rPr>
            <w:noProof/>
            <w:webHidden/>
          </w:rPr>
          <w:tab/>
        </w:r>
        <w:r>
          <w:rPr>
            <w:noProof/>
            <w:webHidden/>
          </w:rPr>
          <w:fldChar w:fldCharType="begin"/>
        </w:r>
        <w:r>
          <w:rPr>
            <w:noProof/>
            <w:webHidden/>
          </w:rPr>
          <w:instrText xml:space="preserve"> PAGEREF _Toc5824347 \h </w:instrText>
        </w:r>
        <w:r>
          <w:rPr>
            <w:noProof/>
            <w:webHidden/>
          </w:rPr>
        </w:r>
      </w:ins>
      <w:r>
        <w:rPr>
          <w:noProof/>
          <w:webHidden/>
        </w:rPr>
        <w:fldChar w:fldCharType="separate"/>
      </w:r>
      <w:r w:rsidR="008F3DDD">
        <w:rPr>
          <w:noProof/>
          <w:webHidden/>
        </w:rPr>
        <w:t>12</w:t>
      </w:r>
      <w:ins w:id="108" w:author="a a" w:date="2019-04-10T21:31:00Z">
        <w:r>
          <w:rPr>
            <w:noProof/>
            <w:webHidden/>
          </w:rPr>
          <w:fldChar w:fldCharType="end"/>
        </w:r>
        <w:r w:rsidRPr="00207F6D">
          <w:rPr>
            <w:rStyle w:val="Hyperlink"/>
            <w:noProof/>
          </w:rPr>
          <w:fldChar w:fldCharType="end"/>
        </w:r>
      </w:ins>
    </w:p>
    <w:p w14:paraId="4B0F1067" w14:textId="6A001709" w:rsidR="00002B0A" w:rsidRDefault="00002B0A">
      <w:pPr>
        <w:pStyle w:val="TOC2"/>
        <w:tabs>
          <w:tab w:val="left" w:pos="960"/>
          <w:tab w:val="right" w:leader="dot" w:pos="9628"/>
        </w:tabs>
        <w:rPr>
          <w:ins w:id="109" w:author="a a" w:date="2019-04-10T21:31:00Z"/>
          <w:rFonts w:asciiTheme="minorHAnsi" w:eastAsiaTheme="minorEastAsia" w:hAnsiTheme="minorHAnsi" w:cstheme="minorBidi"/>
          <w:noProof/>
          <w:sz w:val="24"/>
          <w:szCs w:val="24"/>
          <w:lang w:val="en-AU"/>
        </w:rPr>
      </w:pPr>
      <w:ins w:id="110"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"_Toc5824348"</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5.4.</w:t>
        </w:r>
        <w:r>
          <w:rPr>
            <w:rFonts w:asciiTheme="minorHAnsi" w:eastAsiaTheme="minorEastAsia" w:hAnsiTheme="minorHAnsi" w:cstheme="minorBidi"/>
            <w:noProof/>
            <w:sz w:val="24"/>
            <w:szCs w:val="24"/>
            <w:lang w:val="en-AU"/>
          </w:rPr>
          <w:tab/>
        </w:r>
        <w:r w:rsidRPr="00207F6D">
          <w:rPr>
            <w:rStyle w:val="Hyperlink"/>
            <w:noProof/>
          </w:rPr>
          <w:t>Executive Committee Meetings</w:t>
        </w:r>
        <w:r>
          <w:rPr>
            <w:noProof/>
            <w:webHidden/>
          </w:rPr>
          <w:tab/>
        </w:r>
        <w:r>
          <w:rPr>
            <w:noProof/>
            <w:webHidden/>
          </w:rPr>
          <w:fldChar w:fldCharType="begin"/>
        </w:r>
        <w:r>
          <w:rPr>
            <w:noProof/>
            <w:webHidden/>
          </w:rPr>
          <w:instrText xml:space="preserve"> PAGEREF _Toc5824348 \h </w:instrText>
        </w:r>
        <w:r>
          <w:rPr>
            <w:noProof/>
            <w:webHidden/>
          </w:rPr>
        </w:r>
      </w:ins>
      <w:r>
        <w:rPr>
          <w:noProof/>
          <w:webHidden/>
        </w:rPr>
        <w:fldChar w:fldCharType="separate"/>
      </w:r>
      <w:r w:rsidR="008F3DDD">
        <w:rPr>
          <w:noProof/>
          <w:webHidden/>
        </w:rPr>
        <w:t>13</w:t>
      </w:r>
      <w:ins w:id="111" w:author="a a" w:date="2019-04-10T21:31:00Z">
        <w:r>
          <w:rPr>
            <w:noProof/>
            <w:webHidden/>
          </w:rPr>
          <w:fldChar w:fldCharType="end"/>
        </w:r>
        <w:r w:rsidRPr="00207F6D">
          <w:rPr>
            <w:rStyle w:val="Hyperlink"/>
            <w:noProof/>
          </w:rPr>
          <w:fldChar w:fldCharType="end"/>
        </w:r>
      </w:ins>
    </w:p>
    <w:p w14:paraId="1BF52878" w14:textId="7FC44F3C" w:rsidR="00002B0A" w:rsidRDefault="00002B0A">
      <w:pPr>
        <w:pStyle w:val="TOC2"/>
        <w:tabs>
          <w:tab w:val="left" w:pos="960"/>
          <w:tab w:val="right" w:leader="dot" w:pos="9628"/>
        </w:tabs>
        <w:rPr>
          <w:ins w:id="112" w:author="a a" w:date="2019-04-10T21:31:00Z"/>
          <w:rFonts w:asciiTheme="minorHAnsi" w:eastAsiaTheme="minorEastAsia" w:hAnsiTheme="minorHAnsi" w:cstheme="minorBidi"/>
          <w:noProof/>
          <w:sz w:val="24"/>
          <w:szCs w:val="24"/>
          <w:lang w:val="en-AU"/>
        </w:rPr>
      </w:pPr>
      <w:ins w:id="113"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"_Toc5824349"</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5.5.</w:t>
        </w:r>
        <w:r>
          <w:rPr>
            <w:rFonts w:asciiTheme="minorHAnsi" w:eastAsiaTheme="minorEastAsia" w:hAnsiTheme="minorHAnsi" w:cstheme="minorBidi"/>
            <w:noProof/>
            <w:sz w:val="24"/>
            <w:szCs w:val="24"/>
            <w:lang w:val="en-AU"/>
          </w:rPr>
          <w:tab/>
        </w:r>
        <w:r w:rsidRPr="00207F6D">
          <w:rPr>
            <w:rStyle w:val="Hyperlink"/>
            <w:noProof/>
          </w:rPr>
          <w:t>Annual General Meeting</w:t>
        </w:r>
        <w:r>
          <w:rPr>
            <w:noProof/>
            <w:webHidden/>
          </w:rPr>
          <w:tab/>
        </w:r>
        <w:r>
          <w:rPr>
            <w:noProof/>
            <w:webHidden/>
          </w:rPr>
          <w:fldChar w:fldCharType="begin"/>
        </w:r>
        <w:r>
          <w:rPr>
            <w:noProof/>
            <w:webHidden/>
          </w:rPr>
          <w:instrText xml:space="preserve"> PAGEREF _Toc5824349 \h </w:instrText>
        </w:r>
        <w:r>
          <w:rPr>
            <w:noProof/>
            <w:webHidden/>
          </w:rPr>
        </w:r>
      </w:ins>
      <w:r>
        <w:rPr>
          <w:noProof/>
          <w:webHidden/>
        </w:rPr>
        <w:fldChar w:fldCharType="separate"/>
      </w:r>
      <w:r w:rsidR="008F3DDD">
        <w:rPr>
          <w:noProof/>
          <w:webHidden/>
        </w:rPr>
        <w:t>13</w:t>
      </w:r>
      <w:ins w:id="114" w:author="a a" w:date="2019-04-10T21:31:00Z">
        <w:r>
          <w:rPr>
            <w:noProof/>
            <w:webHidden/>
          </w:rPr>
          <w:fldChar w:fldCharType="end"/>
        </w:r>
        <w:r w:rsidRPr="00207F6D">
          <w:rPr>
            <w:rStyle w:val="Hyperlink"/>
            <w:noProof/>
          </w:rPr>
          <w:fldChar w:fldCharType="end"/>
        </w:r>
      </w:ins>
    </w:p>
    <w:p w14:paraId="271E5066" w14:textId="673B92D9" w:rsidR="00002B0A" w:rsidRDefault="00002B0A">
      <w:pPr>
        <w:pStyle w:val="TOC2"/>
        <w:tabs>
          <w:tab w:val="left" w:pos="960"/>
          <w:tab w:val="right" w:leader="dot" w:pos="9628"/>
        </w:tabs>
        <w:rPr>
          <w:ins w:id="115" w:author="a a" w:date="2019-04-10T21:31:00Z"/>
          <w:rFonts w:asciiTheme="minorHAnsi" w:eastAsiaTheme="minorEastAsia" w:hAnsiTheme="minorHAnsi" w:cstheme="minorBidi"/>
          <w:noProof/>
          <w:sz w:val="24"/>
          <w:szCs w:val="24"/>
          <w:lang w:val="en-AU"/>
        </w:rPr>
      </w:pPr>
      <w:ins w:id="116"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"_Toc5824350"</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5.6.</w:t>
        </w:r>
        <w:r>
          <w:rPr>
            <w:rFonts w:asciiTheme="minorHAnsi" w:eastAsiaTheme="minorEastAsia" w:hAnsiTheme="minorHAnsi" w:cstheme="minorBidi"/>
            <w:noProof/>
            <w:sz w:val="24"/>
            <w:szCs w:val="24"/>
            <w:lang w:val="en-AU"/>
          </w:rPr>
          <w:tab/>
        </w:r>
        <w:r w:rsidRPr="00207F6D">
          <w:rPr>
            <w:rStyle w:val="Hyperlink"/>
            <w:noProof/>
          </w:rPr>
          <w:t>Quorum</w:t>
        </w:r>
        <w:r>
          <w:rPr>
            <w:noProof/>
            <w:webHidden/>
          </w:rPr>
          <w:tab/>
        </w:r>
        <w:r>
          <w:rPr>
            <w:noProof/>
            <w:webHidden/>
          </w:rPr>
          <w:fldChar w:fldCharType="begin"/>
        </w:r>
        <w:r>
          <w:rPr>
            <w:noProof/>
            <w:webHidden/>
          </w:rPr>
          <w:instrText xml:space="preserve"> PAGEREF _Toc5824350 \h </w:instrText>
        </w:r>
        <w:r>
          <w:rPr>
            <w:noProof/>
            <w:webHidden/>
          </w:rPr>
        </w:r>
      </w:ins>
      <w:r>
        <w:rPr>
          <w:noProof/>
          <w:webHidden/>
        </w:rPr>
        <w:fldChar w:fldCharType="separate"/>
      </w:r>
      <w:r w:rsidR="008F3DDD">
        <w:rPr>
          <w:noProof/>
          <w:webHidden/>
        </w:rPr>
        <w:t>13</w:t>
      </w:r>
      <w:ins w:id="117" w:author="a a" w:date="2019-04-10T21:31:00Z">
        <w:r>
          <w:rPr>
            <w:noProof/>
            <w:webHidden/>
          </w:rPr>
          <w:fldChar w:fldCharType="end"/>
        </w:r>
        <w:r w:rsidRPr="00207F6D">
          <w:rPr>
            <w:rStyle w:val="Hyperlink"/>
            <w:noProof/>
          </w:rPr>
          <w:fldChar w:fldCharType="end"/>
        </w:r>
      </w:ins>
    </w:p>
    <w:p w14:paraId="50FF1380" w14:textId="2ECBED26" w:rsidR="00002B0A" w:rsidRDefault="00002B0A">
      <w:pPr>
        <w:pStyle w:val="TOC2"/>
        <w:tabs>
          <w:tab w:val="left" w:pos="960"/>
          <w:tab w:val="right" w:leader="dot" w:pos="9628"/>
        </w:tabs>
        <w:rPr>
          <w:ins w:id="118" w:author="a a" w:date="2019-04-10T21:31:00Z"/>
          <w:rFonts w:asciiTheme="minorHAnsi" w:eastAsiaTheme="minorEastAsia" w:hAnsiTheme="minorHAnsi" w:cstheme="minorBidi"/>
          <w:noProof/>
          <w:sz w:val="24"/>
          <w:szCs w:val="24"/>
          <w:lang w:val="en-AU"/>
        </w:rPr>
      </w:pPr>
      <w:ins w:id="119"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"_Toc5824351"</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5.7.</w:t>
        </w:r>
        <w:r>
          <w:rPr>
            <w:rFonts w:asciiTheme="minorHAnsi" w:eastAsiaTheme="minorEastAsia" w:hAnsiTheme="minorHAnsi" w:cstheme="minorBidi"/>
            <w:noProof/>
            <w:sz w:val="24"/>
            <w:szCs w:val="24"/>
            <w:lang w:val="en-AU"/>
          </w:rPr>
          <w:tab/>
        </w:r>
        <w:r w:rsidRPr="00207F6D">
          <w:rPr>
            <w:rStyle w:val="Hyperlink"/>
            <w:noProof/>
          </w:rPr>
          <w:t>Notices</w:t>
        </w:r>
        <w:r>
          <w:rPr>
            <w:noProof/>
            <w:webHidden/>
          </w:rPr>
          <w:tab/>
        </w:r>
        <w:r>
          <w:rPr>
            <w:noProof/>
            <w:webHidden/>
          </w:rPr>
          <w:fldChar w:fldCharType="begin"/>
        </w:r>
        <w:r>
          <w:rPr>
            <w:noProof/>
            <w:webHidden/>
          </w:rPr>
          <w:instrText xml:space="preserve"> PAGEREF _Toc5824351 \h </w:instrText>
        </w:r>
        <w:r>
          <w:rPr>
            <w:noProof/>
            <w:webHidden/>
          </w:rPr>
        </w:r>
      </w:ins>
      <w:r>
        <w:rPr>
          <w:noProof/>
          <w:webHidden/>
        </w:rPr>
        <w:fldChar w:fldCharType="separate"/>
      </w:r>
      <w:r w:rsidR="008F3DDD">
        <w:rPr>
          <w:noProof/>
          <w:webHidden/>
        </w:rPr>
        <w:t>14</w:t>
      </w:r>
      <w:ins w:id="120" w:author="a a" w:date="2019-04-10T21:31:00Z">
        <w:r>
          <w:rPr>
            <w:noProof/>
            <w:webHidden/>
          </w:rPr>
          <w:fldChar w:fldCharType="end"/>
        </w:r>
        <w:r w:rsidRPr="00207F6D">
          <w:rPr>
            <w:rStyle w:val="Hyperlink"/>
            <w:noProof/>
          </w:rPr>
          <w:fldChar w:fldCharType="end"/>
        </w:r>
      </w:ins>
    </w:p>
    <w:p w14:paraId="649BE30D" w14:textId="4BFF94A3" w:rsidR="00002B0A" w:rsidRDefault="00002B0A">
      <w:pPr>
        <w:pStyle w:val="TOC1"/>
        <w:tabs>
          <w:tab w:val="left" w:pos="440"/>
          <w:tab w:val="right" w:leader="dot" w:pos="9628"/>
        </w:tabs>
        <w:rPr>
          <w:ins w:id="121" w:author="a a" w:date="2019-04-10T21:31:00Z"/>
          <w:rFonts w:asciiTheme="minorHAnsi" w:eastAsiaTheme="minorEastAsia" w:hAnsiTheme="minorHAnsi" w:cstheme="minorBidi"/>
          <w:noProof/>
        </w:rPr>
      </w:pPr>
      <w:ins w:id="122"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"_Toc5824352"</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6.</w:t>
        </w:r>
        <w:r>
          <w:rPr>
            <w:rFonts w:asciiTheme="minorHAnsi" w:eastAsiaTheme="minorEastAsia" w:hAnsiTheme="minorHAnsi" w:cstheme="minorBidi"/>
            <w:noProof/>
          </w:rPr>
          <w:tab/>
        </w:r>
        <w:r w:rsidRPr="00207F6D">
          <w:rPr>
            <w:rStyle w:val="Hyperlink"/>
            <w:rFonts w:ascii="Calibri" w:hAnsi="Calibri" w:cs="Calibri"/>
            <w:noProof/>
          </w:rPr>
          <w:t>BRIGADE MANAGEMENT</w:t>
        </w:r>
        <w:r>
          <w:rPr>
            <w:noProof/>
            <w:webHidden/>
          </w:rPr>
          <w:tab/>
        </w:r>
        <w:r>
          <w:rPr>
            <w:noProof/>
            <w:webHidden/>
          </w:rPr>
          <w:fldChar w:fldCharType="begin"/>
        </w:r>
        <w:r>
          <w:rPr>
            <w:noProof/>
            <w:webHidden/>
          </w:rPr>
          <w:instrText xml:space="preserve"> PAGEREF _Toc5824352 \h </w:instrText>
        </w:r>
        <w:r>
          <w:rPr>
            <w:noProof/>
            <w:webHidden/>
          </w:rPr>
        </w:r>
      </w:ins>
      <w:r>
        <w:rPr>
          <w:noProof/>
          <w:webHidden/>
        </w:rPr>
        <w:fldChar w:fldCharType="separate"/>
      </w:r>
      <w:r w:rsidR="008F3DDD">
        <w:rPr>
          <w:noProof/>
          <w:webHidden/>
        </w:rPr>
        <w:t>15</w:t>
      </w:r>
      <w:ins w:id="123" w:author="a a" w:date="2019-04-10T21:31:00Z">
        <w:r>
          <w:rPr>
            <w:noProof/>
            <w:webHidden/>
          </w:rPr>
          <w:fldChar w:fldCharType="end"/>
        </w:r>
        <w:r w:rsidRPr="00207F6D">
          <w:rPr>
            <w:rStyle w:val="Hyperlink"/>
            <w:noProof/>
          </w:rPr>
          <w:fldChar w:fldCharType="end"/>
        </w:r>
      </w:ins>
    </w:p>
    <w:p w14:paraId="4B62437D" w14:textId="4840E7B0" w:rsidR="00002B0A" w:rsidRDefault="00002B0A">
      <w:pPr>
        <w:pStyle w:val="TOC2"/>
        <w:tabs>
          <w:tab w:val="left" w:pos="960"/>
          <w:tab w:val="right" w:leader="dot" w:pos="9628"/>
        </w:tabs>
        <w:rPr>
          <w:ins w:id="124" w:author="a a" w:date="2019-04-10T21:31:00Z"/>
          <w:rFonts w:asciiTheme="minorHAnsi" w:eastAsiaTheme="minorEastAsia" w:hAnsiTheme="minorHAnsi" w:cstheme="minorBidi"/>
          <w:noProof/>
          <w:sz w:val="24"/>
          <w:szCs w:val="24"/>
          <w:lang w:val="en-AU"/>
        </w:rPr>
      </w:pPr>
      <w:ins w:id="12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6.1.</w:t>
        </w:r>
        <w:r>
          <w:rPr>
            <w:rFonts w:asciiTheme="minorHAnsi" w:eastAsiaTheme="minorEastAsia" w:hAnsiTheme="minorHAnsi" w:cstheme="minorBidi"/>
            <w:noProof/>
            <w:sz w:val="24"/>
            <w:szCs w:val="24"/>
            <w:lang w:val="en-AU"/>
          </w:rPr>
          <w:tab/>
        </w:r>
        <w:r w:rsidRPr="00207F6D">
          <w:rPr>
            <w:rStyle w:val="Hyperlink"/>
            <w:noProof/>
          </w:rPr>
          <w:t>Management of the Brigade</w:t>
        </w:r>
        <w:r>
          <w:rPr>
            <w:noProof/>
            <w:webHidden/>
          </w:rPr>
          <w:tab/>
        </w:r>
        <w:r>
          <w:rPr>
            <w:noProof/>
            <w:webHidden/>
          </w:rPr>
          <w:fldChar w:fldCharType="begin"/>
        </w:r>
        <w:r>
          <w:rPr>
            <w:noProof/>
            <w:webHidden/>
          </w:rPr>
          <w:instrText xml:space="preserve"> PAGEREF _Toc5824353 \h </w:instrText>
        </w:r>
        <w:r>
          <w:rPr>
            <w:noProof/>
            <w:webHidden/>
          </w:rPr>
        </w:r>
      </w:ins>
      <w:r>
        <w:rPr>
          <w:noProof/>
          <w:webHidden/>
        </w:rPr>
        <w:fldChar w:fldCharType="separate"/>
      </w:r>
      <w:r w:rsidR="008F3DDD">
        <w:rPr>
          <w:noProof/>
          <w:webHidden/>
        </w:rPr>
        <w:t>15</w:t>
      </w:r>
      <w:ins w:id="126" w:author="a a" w:date="2019-04-10T21:31:00Z">
        <w:r>
          <w:rPr>
            <w:noProof/>
            <w:webHidden/>
          </w:rPr>
          <w:fldChar w:fldCharType="end"/>
        </w:r>
        <w:r w:rsidRPr="00207F6D">
          <w:rPr>
            <w:rStyle w:val="Hyperlink"/>
            <w:noProof/>
          </w:rPr>
          <w:fldChar w:fldCharType="end"/>
        </w:r>
      </w:ins>
    </w:p>
    <w:p w14:paraId="13C3DD1E" w14:textId="4AED661E" w:rsidR="00002B0A" w:rsidRDefault="00002B0A">
      <w:pPr>
        <w:pStyle w:val="TOC2"/>
        <w:tabs>
          <w:tab w:val="left" w:pos="960"/>
          <w:tab w:val="right" w:leader="dot" w:pos="9628"/>
        </w:tabs>
        <w:rPr>
          <w:ins w:id="127" w:author="a a" w:date="2019-04-10T21:31:00Z"/>
          <w:rFonts w:asciiTheme="minorHAnsi" w:eastAsiaTheme="minorEastAsia" w:hAnsiTheme="minorHAnsi" w:cstheme="minorBidi"/>
          <w:noProof/>
          <w:sz w:val="24"/>
          <w:szCs w:val="24"/>
          <w:lang w:val="en-AU"/>
        </w:rPr>
      </w:pPr>
      <w:ins w:id="128"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6.2.</w:t>
        </w:r>
        <w:r>
          <w:rPr>
            <w:rFonts w:asciiTheme="minorHAnsi" w:eastAsiaTheme="minorEastAsia" w:hAnsiTheme="minorHAnsi" w:cstheme="minorBidi"/>
            <w:noProof/>
            <w:sz w:val="24"/>
            <w:szCs w:val="24"/>
            <w:lang w:val="en-AU"/>
          </w:rPr>
          <w:tab/>
        </w:r>
        <w:r w:rsidRPr="00207F6D">
          <w:rPr>
            <w:rStyle w:val="Hyperlink"/>
            <w:noProof/>
          </w:rPr>
          <w:t>Financial Management</w:t>
        </w:r>
        <w:r>
          <w:rPr>
            <w:noProof/>
            <w:webHidden/>
          </w:rPr>
          <w:tab/>
        </w:r>
        <w:r>
          <w:rPr>
            <w:noProof/>
            <w:webHidden/>
          </w:rPr>
          <w:fldChar w:fldCharType="begin"/>
        </w:r>
        <w:r>
          <w:rPr>
            <w:noProof/>
            <w:webHidden/>
          </w:rPr>
          <w:instrText xml:space="preserve"> PAGEREF _Toc5824354 \h </w:instrText>
        </w:r>
        <w:r>
          <w:rPr>
            <w:noProof/>
            <w:webHidden/>
          </w:rPr>
        </w:r>
      </w:ins>
      <w:r>
        <w:rPr>
          <w:noProof/>
          <w:webHidden/>
        </w:rPr>
        <w:fldChar w:fldCharType="separate"/>
      </w:r>
      <w:r w:rsidR="008F3DDD">
        <w:rPr>
          <w:noProof/>
          <w:webHidden/>
        </w:rPr>
        <w:t>15</w:t>
      </w:r>
      <w:ins w:id="129" w:author="a a" w:date="2019-04-10T21:31:00Z">
        <w:r>
          <w:rPr>
            <w:noProof/>
            <w:webHidden/>
          </w:rPr>
          <w:fldChar w:fldCharType="end"/>
        </w:r>
        <w:r w:rsidRPr="00207F6D">
          <w:rPr>
            <w:rStyle w:val="Hyperlink"/>
            <w:noProof/>
          </w:rPr>
          <w:fldChar w:fldCharType="end"/>
        </w:r>
      </w:ins>
    </w:p>
    <w:p w14:paraId="5C067F0B" w14:textId="372AA778" w:rsidR="00002B0A" w:rsidRDefault="00002B0A">
      <w:pPr>
        <w:pStyle w:val="TOC2"/>
        <w:tabs>
          <w:tab w:val="left" w:pos="960"/>
          <w:tab w:val="right" w:leader="dot" w:pos="9628"/>
        </w:tabs>
        <w:rPr>
          <w:ins w:id="130" w:author="a a" w:date="2019-04-10T21:31:00Z"/>
          <w:rFonts w:asciiTheme="minorHAnsi" w:eastAsiaTheme="minorEastAsia" w:hAnsiTheme="minorHAnsi" w:cstheme="minorBidi"/>
          <w:noProof/>
          <w:sz w:val="24"/>
          <w:szCs w:val="24"/>
          <w:lang w:val="en-AU"/>
        </w:rPr>
      </w:pPr>
      <w:ins w:id="13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6.3.</w:t>
        </w:r>
        <w:r>
          <w:rPr>
            <w:rFonts w:asciiTheme="minorHAnsi" w:eastAsiaTheme="minorEastAsia" w:hAnsiTheme="minorHAnsi" w:cstheme="minorBidi"/>
            <w:noProof/>
            <w:sz w:val="24"/>
            <w:szCs w:val="24"/>
            <w:lang w:val="en-AU"/>
          </w:rPr>
          <w:tab/>
        </w:r>
        <w:r w:rsidRPr="00207F6D">
          <w:rPr>
            <w:rStyle w:val="Hyperlink"/>
            <w:noProof/>
          </w:rPr>
          <w:t>Standard Administrative Procedures</w:t>
        </w:r>
        <w:r>
          <w:rPr>
            <w:noProof/>
            <w:webHidden/>
          </w:rPr>
          <w:tab/>
        </w:r>
        <w:r>
          <w:rPr>
            <w:noProof/>
            <w:webHidden/>
          </w:rPr>
          <w:fldChar w:fldCharType="begin"/>
        </w:r>
        <w:r>
          <w:rPr>
            <w:noProof/>
            <w:webHidden/>
          </w:rPr>
          <w:instrText xml:space="preserve"> PAGEREF _Toc5824355 \h </w:instrText>
        </w:r>
        <w:r>
          <w:rPr>
            <w:noProof/>
            <w:webHidden/>
          </w:rPr>
        </w:r>
      </w:ins>
      <w:r>
        <w:rPr>
          <w:noProof/>
          <w:webHidden/>
        </w:rPr>
        <w:fldChar w:fldCharType="separate"/>
      </w:r>
      <w:r w:rsidR="008F3DDD">
        <w:rPr>
          <w:noProof/>
          <w:webHidden/>
        </w:rPr>
        <w:t>15</w:t>
      </w:r>
      <w:ins w:id="132" w:author="a a" w:date="2019-04-10T21:31:00Z">
        <w:r>
          <w:rPr>
            <w:noProof/>
            <w:webHidden/>
          </w:rPr>
          <w:fldChar w:fldCharType="end"/>
        </w:r>
        <w:r w:rsidRPr="00207F6D">
          <w:rPr>
            <w:rStyle w:val="Hyperlink"/>
            <w:noProof/>
          </w:rPr>
          <w:fldChar w:fldCharType="end"/>
        </w:r>
      </w:ins>
    </w:p>
    <w:p w14:paraId="0044BD37" w14:textId="6F833652" w:rsidR="00002B0A" w:rsidRDefault="00002B0A">
      <w:pPr>
        <w:pStyle w:val="TOC2"/>
        <w:tabs>
          <w:tab w:val="left" w:pos="960"/>
          <w:tab w:val="right" w:leader="dot" w:pos="9628"/>
        </w:tabs>
        <w:rPr>
          <w:ins w:id="133" w:author="a a" w:date="2019-04-10T21:31:00Z"/>
          <w:rFonts w:asciiTheme="minorHAnsi" w:eastAsiaTheme="minorEastAsia" w:hAnsiTheme="minorHAnsi" w:cstheme="minorBidi"/>
          <w:noProof/>
          <w:sz w:val="24"/>
          <w:szCs w:val="24"/>
          <w:lang w:val="en-AU"/>
        </w:rPr>
      </w:pPr>
      <w:ins w:id="134"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"_Toc5824356"</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6.4.</w:t>
        </w:r>
        <w:r>
          <w:rPr>
            <w:rFonts w:asciiTheme="minorHAnsi" w:eastAsiaTheme="minorEastAsia" w:hAnsiTheme="minorHAnsi" w:cstheme="minorBidi"/>
            <w:noProof/>
            <w:sz w:val="24"/>
            <w:szCs w:val="24"/>
            <w:lang w:val="en-AU"/>
          </w:rPr>
          <w:tab/>
        </w:r>
        <w:r w:rsidRPr="00207F6D">
          <w:rPr>
            <w:rStyle w:val="Hyperlink"/>
            <w:noProof/>
          </w:rPr>
          <w:t>Variation of the Standard Administrative Procedures</w:t>
        </w:r>
        <w:r>
          <w:rPr>
            <w:noProof/>
            <w:webHidden/>
          </w:rPr>
          <w:tab/>
        </w:r>
        <w:r>
          <w:rPr>
            <w:noProof/>
            <w:webHidden/>
          </w:rPr>
          <w:fldChar w:fldCharType="begin"/>
        </w:r>
        <w:r>
          <w:rPr>
            <w:noProof/>
            <w:webHidden/>
          </w:rPr>
          <w:instrText xml:space="preserve"> PAGEREF _Toc5824356 \h </w:instrText>
        </w:r>
        <w:r>
          <w:rPr>
            <w:noProof/>
            <w:webHidden/>
          </w:rPr>
        </w:r>
      </w:ins>
      <w:r>
        <w:rPr>
          <w:noProof/>
          <w:webHidden/>
        </w:rPr>
        <w:fldChar w:fldCharType="separate"/>
      </w:r>
      <w:r w:rsidR="008F3DDD">
        <w:rPr>
          <w:noProof/>
          <w:webHidden/>
        </w:rPr>
        <w:t>16</w:t>
      </w:r>
      <w:ins w:id="135" w:author="a a" w:date="2019-04-10T21:31:00Z">
        <w:r>
          <w:rPr>
            <w:noProof/>
            <w:webHidden/>
          </w:rPr>
          <w:fldChar w:fldCharType="end"/>
        </w:r>
        <w:r w:rsidRPr="00207F6D">
          <w:rPr>
            <w:rStyle w:val="Hyperlink"/>
            <w:noProof/>
          </w:rPr>
          <w:fldChar w:fldCharType="end"/>
        </w:r>
      </w:ins>
    </w:p>
    <w:p w14:paraId="681B8FE4" w14:textId="6AA8D231" w:rsidR="00002B0A" w:rsidRDefault="00002B0A">
      <w:pPr>
        <w:pStyle w:val="TOC2"/>
        <w:tabs>
          <w:tab w:val="left" w:pos="960"/>
          <w:tab w:val="right" w:leader="dot" w:pos="9628"/>
        </w:tabs>
        <w:rPr>
          <w:ins w:id="136" w:author="a a" w:date="2019-04-10T21:31:00Z"/>
          <w:rFonts w:asciiTheme="minorHAnsi" w:eastAsiaTheme="minorEastAsia" w:hAnsiTheme="minorHAnsi" w:cstheme="minorBidi"/>
          <w:noProof/>
          <w:sz w:val="24"/>
          <w:szCs w:val="24"/>
          <w:lang w:val="en-AU"/>
        </w:rPr>
      </w:pPr>
      <w:ins w:id="137"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"_Toc5824357"</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6.5.</w:t>
        </w:r>
        <w:r>
          <w:rPr>
            <w:rFonts w:asciiTheme="minorHAnsi" w:eastAsiaTheme="minorEastAsia" w:hAnsiTheme="minorHAnsi" w:cstheme="minorBidi"/>
            <w:noProof/>
            <w:sz w:val="24"/>
            <w:szCs w:val="24"/>
            <w:lang w:val="en-AU"/>
          </w:rPr>
          <w:tab/>
        </w:r>
        <w:r w:rsidRPr="00207F6D">
          <w:rPr>
            <w:rStyle w:val="Hyperlink"/>
            <w:noProof/>
          </w:rPr>
          <w:t>Non-Profit</w:t>
        </w:r>
        <w:r>
          <w:rPr>
            <w:noProof/>
            <w:webHidden/>
          </w:rPr>
          <w:tab/>
        </w:r>
        <w:r>
          <w:rPr>
            <w:noProof/>
            <w:webHidden/>
          </w:rPr>
          <w:fldChar w:fldCharType="begin"/>
        </w:r>
        <w:r>
          <w:rPr>
            <w:noProof/>
            <w:webHidden/>
          </w:rPr>
          <w:instrText xml:space="preserve"> PAGEREF _Toc5824357 \h </w:instrText>
        </w:r>
        <w:r>
          <w:rPr>
            <w:noProof/>
            <w:webHidden/>
          </w:rPr>
        </w:r>
      </w:ins>
      <w:r>
        <w:rPr>
          <w:noProof/>
          <w:webHidden/>
        </w:rPr>
        <w:fldChar w:fldCharType="separate"/>
      </w:r>
      <w:r w:rsidR="008F3DDD">
        <w:rPr>
          <w:noProof/>
          <w:webHidden/>
        </w:rPr>
        <w:t>16</w:t>
      </w:r>
      <w:ins w:id="138" w:author="a a" w:date="2019-04-10T21:31:00Z">
        <w:r>
          <w:rPr>
            <w:noProof/>
            <w:webHidden/>
          </w:rPr>
          <w:fldChar w:fldCharType="end"/>
        </w:r>
        <w:r w:rsidRPr="00207F6D">
          <w:rPr>
            <w:rStyle w:val="Hyperlink"/>
            <w:noProof/>
          </w:rPr>
          <w:fldChar w:fldCharType="end"/>
        </w:r>
      </w:ins>
    </w:p>
    <w:p w14:paraId="046BFE6B" w14:textId="03071558" w:rsidR="00002B0A" w:rsidRDefault="00002B0A">
      <w:pPr>
        <w:pStyle w:val="TOC2"/>
        <w:tabs>
          <w:tab w:val="left" w:pos="960"/>
          <w:tab w:val="right" w:leader="dot" w:pos="9628"/>
        </w:tabs>
        <w:rPr>
          <w:ins w:id="139" w:author="a a" w:date="2019-04-10T21:31:00Z"/>
          <w:rFonts w:asciiTheme="minorHAnsi" w:eastAsiaTheme="minorEastAsia" w:hAnsiTheme="minorHAnsi" w:cstheme="minorBidi"/>
          <w:noProof/>
          <w:sz w:val="24"/>
          <w:szCs w:val="24"/>
          <w:lang w:val="en-AU"/>
        </w:rPr>
      </w:pPr>
      <w:ins w:id="140"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"_Toc5824358"</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6.6.</w:t>
        </w:r>
        <w:r>
          <w:rPr>
            <w:rFonts w:asciiTheme="minorHAnsi" w:eastAsiaTheme="minorEastAsia" w:hAnsiTheme="minorHAnsi" w:cstheme="minorBidi"/>
            <w:noProof/>
            <w:sz w:val="24"/>
            <w:szCs w:val="24"/>
            <w:lang w:val="en-AU"/>
          </w:rPr>
          <w:tab/>
        </w:r>
        <w:r w:rsidRPr="00207F6D">
          <w:rPr>
            <w:rStyle w:val="Hyperlink"/>
            <w:noProof/>
          </w:rPr>
          <w:t>Dissolution</w:t>
        </w:r>
        <w:r>
          <w:rPr>
            <w:noProof/>
            <w:webHidden/>
          </w:rPr>
          <w:tab/>
        </w:r>
        <w:r>
          <w:rPr>
            <w:noProof/>
            <w:webHidden/>
          </w:rPr>
          <w:fldChar w:fldCharType="begin"/>
        </w:r>
        <w:r>
          <w:rPr>
            <w:noProof/>
            <w:webHidden/>
          </w:rPr>
          <w:instrText xml:space="preserve"> PAGEREF _Toc5824358 \h </w:instrText>
        </w:r>
        <w:r>
          <w:rPr>
            <w:noProof/>
            <w:webHidden/>
          </w:rPr>
        </w:r>
      </w:ins>
      <w:r>
        <w:rPr>
          <w:noProof/>
          <w:webHidden/>
        </w:rPr>
        <w:fldChar w:fldCharType="separate"/>
      </w:r>
      <w:r w:rsidR="008F3DDD">
        <w:rPr>
          <w:noProof/>
          <w:webHidden/>
        </w:rPr>
        <w:t>17</w:t>
      </w:r>
      <w:ins w:id="141" w:author="a a" w:date="2019-04-10T21:31:00Z">
        <w:r>
          <w:rPr>
            <w:noProof/>
            <w:webHidden/>
          </w:rPr>
          <w:fldChar w:fldCharType="end"/>
        </w:r>
        <w:r w:rsidRPr="00207F6D">
          <w:rPr>
            <w:rStyle w:val="Hyperlink"/>
            <w:noProof/>
          </w:rPr>
          <w:fldChar w:fldCharType="end"/>
        </w:r>
      </w:ins>
    </w:p>
    <w:p w14:paraId="3E0BEF8A" w14:textId="1316A645" w:rsidR="00002B0A" w:rsidRDefault="00002B0A">
      <w:pPr>
        <w:pStyle w:val="TOC2"/>
        <w:tabs>
          <w:tab w:val="left" w:pos="960"/>
          <w:tab w:val="right" w:leader="dot" w:pos="9628"/>
        </w:tabs>
        <w:rPr>
          <w:ins w:id="142" w:author="a a" w:date="2019-04-10T21:31:00Z"/>
          <w:rFonts w:asciiTheme="minorHAnsi" w:eastAsiaTheme="minorEastAsia" w:hAnsiTheme="minorHAnsi" w:cstheme="minorBidi"/>
          <w:noProof/>
          <w:sz w:val="24"/>
          <w:szCs w:val="24"/>
          <w:lang w:val="en-AU"/>
        </w:rPr>
      </w:pPr>
      <w:ins w:id="143"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"_Toc5824359"</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6.7.</w:t>
        </w:r>
        <w:r>
          <w:rPr>
            <w:rFonts w:asciiTheme="minorHAnsi" w:eastAsiaTheme="minorEastAsia" w:hAnsiTheme="minorHAnsi" w:cstheme="minorBidi"/>
            <w:noProof/>
            <w:sz w:val="24"/>
            <w:szCs w:val="24"/>
            <w:lang w:val="en-AU"/>
          </w:rPr>
          <w:tab/>
        </w:r>
        <w:r w:rsidRPr="00207F6D">
          <w:rPr>
            <w:rStyle w:val="Hyperlink"/>
            <w:noProof/>
          </w:rPr>
          <w:t>Common Seal</w:t>
        </w:r>
        <w:r>
          <w:rPr>
            <w:noProof/>
            <w:webHidden/>
          </w:rPr>
          <w:tab/>
        </w:r>
        <w:r>
          <w:rPr>
            <w:noProof/>
            <w:webHidden/>
          </w:rPr>
          <w:fldChar w:fldCharType="begin"/>
        </w:r>
        <w:r>
          <w:rPr>
            <w:noProof/>
            <w:webHidden/>
          </w:rPr>
          <w:instrText xml:space="preserve"> PAGEREF _Toc5824359 \h </w:instrText>
        </w:r>
        <w:r>
          <w:rPr>
            <w:noProof/>
            <w:webHidden/>
          </w:rPr>
        </w:r>
      </w:ins>
      <w:r>
        <w:rPr>
          <w:noProof/>
          <w:webHidden/>
        </w:rPr>
        <w:fldChar w:fldCharType="separate"/>
      </w:r>
      <w:r w:rsidR="008F3DDD">
        <w:rPr>
          <w:noProof/>
          <w:webHidden/>
        </w:rPr>
        <w:t>17</w:t>
      </w:r>
      <w:ins w:id="144" w:author="a a" w:date="2019-04-10T21:31:00Z">
        <w:r>
          <w:rPr>
            <w:noProof/>
            <w:webHidden/>
          </w:rPr>
          <w:fldChar w:fldCharType="end"/>
        </w:r>
        <w:r w:rsidRPr="00207F6D">
          <w:rPr>
            <w:rStyle w:val="Hyperlink"/>
            <w:noProof/>
          </w:rPr>
          <w:fldChar w:fldCharType="end"/>
        </w:r>
      </w:ins>
    </w:p>
    <w:p w14:paraId="6AF16276" w14:textId="6F01CAC4" w:rsidR="00002B0A" w:rsidRDefault="00002B0A">
      <w:pPr>
        <w:pStyle w:val="TOC2"/>
        <w:tabs>
          <w:tab w:val="left" w:pos="960"/>
          <w:tab w:val="right" w:leader="dot" w:pos="9628"/>
        </w:tabs>
        <w:rPr>
          <w:ins w:id="145" w:author="a a" w:date="2019-04-10T21:31:00Z"/>
          <w:rFonts w:asciiTheme="minorHAnsi" w:eastAsiaTheme="minorEastAsia" w:hAnsiTheme="minorHAnsi" w:cstheme="minorBidi"/>
          <w:noProof/>
          <w:sz w:val="24"/>
          <w:szCs w:val="24"/>
          <w:lang w:val="en-AU"/>
        </w:rPr>
      </w:pPr>
      <w:ins w:id="146"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"_Toc5824360"</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6.8.</w:t>
        </w:r>
        <w:r>
          <w:rPr>
            <w:rFonts w:asciiTheme="minorHAnsi" w:eastAsiaTheme="minorEastAsia" w:hAnsiTheme="minorHAnsi" w:cstheme="minorBidi"/>
            <w:noProof/>
            <w:sz w:val="24"/>
            <w:szCs w:val="24"/>
            <w:lang w:val="en-AU"/>
          </w:rPr>
          <w:tab/>
        </w:r>
        <w:r w:rsidRPr="00207F6D">
          <w:rPr>
            <w:rStyle w:val="Hyperlink"/>
            <w:noProof/>
          </w:rPr>
          <w:t>Inspection of records, etc. of Brigade</w:t>
        </w:r>
        <w:r>
          <w:rPr>
            <w:noProof/>
            <w:webHidden/>
          </w:rPr>
          <w:tab/>
        </w:r>
        <w:r>
          <w:rPr>
            <w:noProof/>
            <w:webHidden/>
          </w:rPr>
          <w:fldChar w:fldCharType="begin"/>
        </w:r>
        <w:r>
          <w:rPr>
            <w:noProof/>
            <w:webHidden/>
          </w:rPr>
          <w:instrText xml:space="preserve"> PAGEREF _Toc5824360 \h </w:instrText>
        </w:r>
        <w:r>
          <w:rPr>
            <w:noProof/>
            <w:webHidden/>
          </w:rPr>
        </w:r>
      </w:ins>
      <w:r>
        <w:rPr>
          <w:noProof/>
          <w:webHidden/>
        </w:rPr>
        <w:fldChar w:fldCharType="separate"/>
      </w:r>
      <w:r w:rsidR="008F3DDD">
        <w:rPr>
          <w:noProof/>
          <w:webHidden/>
        </w:rPr>
        <w:t>17</w:t>
      </w:r>
      <w:ins w:id="147" w:author="a a" w:date="2019-04-10T21:31:00Z">
        <w:r>
          <w:rPr>
            <w:noProof/>
            <w:webHidden/>
          </w:rPr>
          <w:fldChar w:fldCharType="end"/>
        </w:r>
        <w:r w:rsidRPr="00207F6D">
          <w:rPr>
            <w:rStyle w:val="Hyperlink"/>
            <w:noProof/>
          </w:rPr>
          <w:fldChar w:fldCharType="end"/>
        </w:r>
      </w:ins>
    </w:p>
    <w:p w14:paraId="495B4732" w14:textId="736C8CCD" w:rsidR="00002B0A" w:rsidRDefault="00002B0A">
      <w:pPr>
        <w:pStyle w:val="TOC2"/>
        <w:tabs>
          <w:tab w:val="left" w:pos="960"/>
          <w:tab w:val="right" w:leader="dot" w:pos="9628"/>
        </w:tabs>
        <w:rPr>
          <w:ins w:id="148" w:author="a a" w:date="2019-04-10T21:31:00Z"/>
          <w:rFonts w:asciiTheme="minorHAnsi" w:eastAsiaTheme="minorEastAsia" w:hAnsiTheme="minorHAnsi" w:cstheme="minorBidi"/>
          <w:noProof/>
          <w:sz w:val="24"/>
          <w:szCs w:val="24"/>
          <w:lang w:val="en-AU"/>
        </w:rPr>
      </w:pPr>
      <w:ins w:id="149"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"_Toc5824361"</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6.9.</w:t>
        </w:r>
        <w:r>
          <w:rPr>
            <w:rFonts w:asciiTheme="minorHAnsi" w:eastAsiaTheme="minorEastAsia" w:hAnsiTheme="minorHAnsi" w:cstheme="minorBidi"/>
            <w:noProof/>
            <w:sz w:val="24"/>
            <w:szCs w:val="24"/>
            <w:lang w:val="en-AU"/>
          </w:rPr>
          <w:tab/>
        </w:r>
        <w:r w:rsidRPr="00207F6D">
          <w:rPr>
            <w:rStyle w:val="Hyperlink"/>
            <w:noProof/>
          </w:rPr>
          <w:t>Payment to a Committee Member</w:t>
        </w:r>
        <w:r>
          <w:rPr>
            <w:noProof/>
            <w:webHidden/>
          </w:rPr>
          <w:tab/>
        </w:r>
        <w:r>
          <w:rPr>
            <w:noProof/>
            <w:webHidden/>
          </w:rPr>
          <w:fldChar w:fldCharType="begin"/>
        </w:r>
        <w:r>
          <w:rPr>
            <w:noProof/>
            <w:webHidden/>
          </w:rPr>
          <w:instrText xml:space="preserve"> PAGEREF _Toc5824361 \h </w:instrText>
        </w:r>
        <w:r>
          <w:rPr>
            <w:noProof/>
            <w:webHidden/>
          </w:rPr>
        </w:r>
      </w:ins>
      <w:r>
        <w:rPr>
          <w:noProof/>
          <w:webHidden/>
        </w:rPr>
        <w:fldChar w:fldCharType="separate"/>
      </w:r>
      <w:r w:rsidR="008F3DDD">
        <w:rPr>
          <w:noProof/>
          <w:webHidden/>
        </w:rPr>
        <w:t>17</w:t>
      </w:r>
      <w:ins w:id="150" w:author="a a" w:date="2019-04-10T21:31:00Z">
        <w:r>
          <w:rPr>
            <w:noProof/>
            <w:webHidden/>
          </w:rPr>
          <w:fldChar w:fldCharType="end"/>
        </w:r>
        <w:r w:rsidRPr="00207F6D">
          <w:rPr>
            <w:rStyle w:val="Hyperlink"/>
            <w:noProof/>
          </w:rPr>
          <w:fldChar w:fldCharType="end"/>
        </w:r>
      </w:ins>
    </w:p>
    <w:p w14:paraId="4DC72C98" w14:textId="2F309FB2" w:rsidR="00002B0A" w:rsidRDefault="00002B0A">
      <w:pPr>
        <w:pStyle w:val="TOC1"/>
        <w:tabs>
          <w:tab w:val="left" w:pos="440"/>
          <w:tab w:val="right" w:leader="dot" w:pos="9628"/>
        </w:tabs>
        <w:rPr>
          <w:ins w:id="151" w:author="a a" w:date="2019-04-10T21:31:00Z"/>
          <w:rFonts w:asciiTheme="minorHAnsi" w:eastAsiaTheme="minorEastAsia" w:hAnsiTheme="minorHAnsi" w:cstheme="minorBidi"/>
          <w:noProof/>
        </w:rPr>
      </w:pPr>
      <w:ins w:id="152"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"_Toc5824362"</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rFonts w:ascii="Calibri" w:hAnsi="Calibri" w:cs="Calibri"/>
            <w:noProof/>
          </w:rPr>
          <w:t>7.</w:t>
        </w:r>
        <w:r>
          <w:rPr>
            <w:rFonts w:asciiTheme="minorHAnsi" w:eastAsiaTheme="minorEastAsia" w:hAnsiTheme="minorHAnsi" w:cstheme="minorBidi"/>
            <w:noProof/>
          </w:rPr>
          <w:tab/>
        </w:r>
        <w:r w:rsidRPr="00207F6D">
          <w:rPr>
            <w:rStyle w:val="Hyperlink"/>
            <w:rFonts w:ascii="Calibri" w:hAnsi="Calibri" w:cs="Calibri"/>
            <w:noProof/>
          </w:rPr>
          <w:t>DISCIPLINE OF MEMBERS</w:t>
        </w:r>
        <w:r>
          <w:rPr>
            <w:noProof/>
            <w:webHidden/>
          </w:rPr>
          <w:tab/>
        </w:r>
        <w:r>
          <w:rPr>
            <w:noProof/>
            <w:webHidden/>
          </w:rPr>
          <w:fldChar w:fldCharType="begin"/>
        </w:r>
        <w:r>
          <w:rPr>
            <w:noProof/>
            <w:webHidden/>
          </w:rPr>
          <w:instrText xml:space="preserve"> PAGEREF _Toc5824362 \h </w:instrText>
        </w:r>
        <w:r>
          <w:rPr>
            <w:noProof/>
            <w:webHidden/>
          </w:rPr>
        </w:r>
      </w:ins>
      <w:r>
        <w:rPr>
          <w:noProof/>
          <w:webHidden/>
        </w:rPr>
        <w:fldChar w:fldCharType="separate"/>
      </w:r>
      <w:r w:rsidR="008F3DDD">
        <w:rPr>
          <w:noProof/>
          <w:webHidden/>
        </w:rPr>
        <w:t>18</w:t>
      </w:r>
      <w:ins w:id="153" w:author="a a" w:date="2019-04-10T21:31:00Z">
        <w:r>
          <w:rPr>
            <w:noProof/>
            <w:webHidden/>
          </w:rPr>
          <w:fldChar w:fldCharType="end"/>
        </w:r>
        <w:r w:rsidRPr="00207F6D">
          <w:rPr>
            <w:rStyle w:val="Hyperlink"/>
            <w:noProof/>
          </w:rPr>
          <w:fldChar w:fldCharType="end"/>
        </w:r>
      </w:ins>
    </w:p>
    <w:p w14:paraId="6D069E7B" w14:textId="6940536C" w:rsidR="00002B0A" w:rsidRDefault="00002B0A">
      <w:pPr>
        <w:pStyle w:val="TOC2"/>
        <w:tabs>
          <w:tab w:val="left" w:pos="960"/>
          <w:tab w:val="right" w:leader="dot" w:pos="9628"/>
        </w:tabs>
        <w:rPr>
          <w:ins w:id="154" w:author="a a" w:date="2019-04-10T21:31:00Z"/>
          <w:rFonts w:asciiTheme="minorHAnsi" w:eastAsiaTheme="minorEastAsia" w:hAnsiTheme="minorHAnsi" w:cstheme="minorBidi"/>
          <w:noProof/>
          <w:sz w:val="24"/>
          <w:szCs w:val="24"/>
          <w:lang w:val="en-AU"/>
        </w:rPr>
      </w:pPr>
      <w:ins w:id="155"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"_Toc5824363"</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7.1.</w:t>
        </w:r>
        <w:r>
          <w:rPr>
            <w:rFonts w:asciiTheme="minorHAnsi" w:eastAsiaTheme="minorEastAsia" w:hAnsiTheme="minorHAnsi" w:cstheme="minorBidi"/>
            <w:noProof/>
            <w:sz w:val="24"/>
            <w:szCs w:val="24"/>
            <w:lang w:val="en-AU"/>
          </w:rPr>
          <w:tab/>
        </w:r>
        <w:r w:rsidRPr="00207F6D">
          <w:rPr>
            <w:rStyle w:val="Hyperlink"/>
            <w:noProof/>
          </w:rPr>
          <w:t>General</w:t>
        </w:r>
        <w:r>
          <w:rPr>
            <w:noProof/>
            <w:webHidden/>
          </w:rPr>
          <w:tab/>
        </w:r>
        <w:r>
          <w:rPr>
            <w:noProof/>
            <w:webHidden/>
          </w:rPr>
          <w:fldChar w:fldCharType="begin"/>
        </w:r>
        <w:r>
          <w:rPr>
            <w:noProof/>
            <w:webHidden/>
          </w:rPr>
          <w:instrText xml:space="preserve"> PAGEREF _Toc5824363 \h </w:instrText>
        </w:r>
        <w:r>
          <w:rPr>
            <w:noProof/>
            <w:webHidden/>
          </w:rPr>
        </w:r>
      </w:ins>
      <w:r>
        <w:rPr>
          <w:noProof/>
          <w:webHidden/>
        </w:rPr>
        <w:fldChar w:fldCharType="separate"/>
      </w:r>
      <w:r w:rsidR="008F3DDD">
        <w:rPr>
          <w:noProof/>
          <w:webHidden/>
        </w:rPr>
        <w:t>18</w:t>
      </w:r>
      <w:ins w:id="156" w:author="a a" w:date="2019-04-10T21:31:00Z">
        <w:r>
          <w:rPr>
            <w:noProof/>
            <w:webHidden/>
          </w:rPr>
          <w:fldChar w:fldCharType="end"/>
        </w:r>
        <w:r w:rsidRPr="00207F6D">
          <w:rPr>
            <w:rStyle w:val="Hyperlink"/>
            <w:noProof/>
          </w:rPr>
          <w:fldChar w:fldCharType="end"/>
        </w:r>
      </w:ins>
    </w:p>
    <w:p w14:paraId="31FAB7AA" w14:textId="54D9369F" w:rsidR="00002B0A" w:rsidRDefault="00002B0A">
      <w:pPr>
        <w:pStyle w:val="TOC2"/>
        <w:tabs>
          <w:tab w:val="left" w:pos="960"/>
          <w:tab w:val="right" w:leader="dot" w:pos="9628"/>
        </w:tabs>
        <w:rPr>
          <w:ins w:id="157" w:author="a a" w:date="2019-04-10T21:31:00Z"/>
          <w:rFonts w:asciiTheme="minorHAnsi" w:eastAsiaTheme="minorEastAsia" w:hAnsiTheme="minorHAnsi" w:cstheme="minorBidi"/>
          <w:noProof/>
          <w:sz w:val="24"/>
          <w:szCs w:val="24"/>
          <w:lang w:val="en-AU"/>
        </w:rPr>
      </w:pPr>
      <w:ins w:id="158"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"_Toc5824364"</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7.2.</w:t>
        </w:r>
        <w:r>
          <w:rPr>
            <w:rFonts w:asciiTheme="minorHAnsi" w:eastAsiaTheme="minorEastAsia" w:hAnsiTheme="minorHAnsi" w:cstheme="minorBidi"/>
            <w:noProof/>
            <w:sz w:val="24"/>
            <w:szCs w:val="24"/>
            <w:lang w:val="en-AU"/>
          </w:rPr>
          <w:tab/>
        </w:r>
        <w:r w:rsidRPr="00207F6D">
          <w:rPr>
            <w:rStyle w:val="Hyperlink"/>
            <w:noProof/>
          </w:rPr>
          <w:t>Redress of Grievance</w:t>
        </w:r>
        <w:r>
          <w:rPr>
            <w:noProof/>
            <w:webHidden/>
          </w:rPr>
          <w:tab/>
        </w:r>
        <w:r>
          <w:rPr>
            <w:noProof/>
            <w:webHidden/>
          </w:rPr>
          <w:fldChar w:fldCharType="begin"/>
        </w:r>
        <w:r>
          <w:rPr>
            <w:noProof/>
            <w:webHidden/>
          </w:rPr>
          <w:instrText xml:space="preserve"> PAGEREF _Toc5824364 \h </w:instrText>
        </w:r>
        <w:r>
          <w:rPr>
            <w:noProof/>
            <w:webHidden/>
          </w:rPr>
        </w:r>
      </w:ins>
      <w:r>
        <w:rPr>
          <w:noProof/>
          <w:webHidden/>
        </w:rPr>
        <w:fldChar w:fldCharType="separate"/>
      </w:r>
      <w:r w:rsidR="008F3DDD">
        <w:rPr>
          <w:noProof/>
          <w:webHidden/>
        </w:rPr>
        <w:t>18</w:t>
      </w:r>
      <w:ins w:id="159" w:author="a a" w:date="2019-04-10T21:31:00Z">
        <w:r>
          <w:rPr>
            <w:noProof/>
            <w:webHidden/>
          </w:rPr>
          <w:fldChar w:fldCharType="end"/>
        </w:r>
        <w:r w:rsidRPr="00207F6D">
          <w:rPr>
            <w:rStyle w:val="Hyperlink"/>
            <w:noProof/>
          </w:rPr>
          <w:fldChar w:fldCharType="end"/>
        </w:r>
      </w:ins>
    </w:p>
    <w:p w14:paraId="7A64CCA5" w14:textId="2F461C57" w:rsidR="00002B0A" w:rsidRDefault="00002B0A">
      <w:pPr>
        <w:pStyle w:val="TOC2"/>
        <w:tabs>
          <w:tab w:val="left" w:pos="960"/>
          <w:tab w:val="right" w:leader="dot" w:pos="9628"/>
        </w:tabs>
        <w:rPr>
          <w:ins w:id="160" w:author="a a" w:date="2019-04-10T21:31:00Z"/>
          <w:rFonts w:asciiTheme="minorHAnsi" w:eastAsiaTheme="minorEastAsia" w:hAnsiTheme="minorHAnsi" w:cstheme="minorBidi"/>
          <w:noProof/>
          <w:sz w:val="24"/>
          <w:szCs w:val="24"/>
          <w:lang w:val="en-AU"/>
        </w:rPr>
      </w:pPr>
      <w:ins w:id="161" w:author="a a" w:date="2019-04-10T21:31:00Z">
        <w:r w:rsidRPr="00207F6D">
          <w:rPr>
            <w:rStyle w:val="Hyperlink"/>
            <w:noProof/>
          </w:rPr>
          <w:fldChar w:fldCharType="begin"/>
        </w:r>
        <w:r w:rsidRPr="00207F6D">
          <w:rPr>
            <w:rStyle w:val="Hyperlink"/>
            <w:noProof/>
          </w:rPr>
          <w:instrText xml:space="preserve"> </w:instrText>
        </w:r>
        <w:r>
          <w:rPr>
            <w:noProof/>
          </w:rPr>
          <w:instrText>HYPERLINK \l "_Toc5824365"</w:instrText>
        </w:r>
        <w:r w:rsidRPr="00207F6D">
          <w:rPr>
            <w:rStyle w:val="Hyperlink"/>
            <w:noProof/>
          </w:rPr>
          <w:instrText xml:space="preserve"> </w:instrText>
        </w:r>
        <w:r w:rsidRPr="00207F6D">
          <w:rPr>
            <w:rStyle w:val="Hyperlink"/>
            <w:noProof/>
          </w:rPr>
        </w:r>
        <w:r w:rsidRPr="00207F6D">
          <w:rPr>
            <w:rStyle w:val="Hyperlink"/>
            <w:noProof/>
          </w:rPr>
          <w:fldChar w:fldCharType="separate"/>
        </w:r>
        <w:r w:rsidRPr="00207F6D">
          <w:rPr>
            <w:rStyle w:val="Hyperlink"/>
            <w:noProof/>
          </w:rPr>
          <w:t>7.3.</w:t>
        </w:r>
        <w:r>
          <w:rPr>
            <w:rFonts w:asciiTheme="minorHAnsi" w:eastAsiaTheme="minorEastAsia" w:hAnsiTheme="minorHAnsi" w:cstheme="minorBidi"/>
            <w:noProof/>
            <w:sz w:val="24"/>
            <w:szCs w:val="24"/>
            <w:lang w:val="en-AU"/>
          </w:rPr>
          <w:tab/>
        </w:r>
        <w:r w:rsidRPr="00207F6D">
          <w:rPr>
            <w:rStyle w:val="Hyperlink"/>
            <w:noProof/>
          </w:rPr>
          <w:t>Disciplinary Committee</w:t>
        </w:r>
        <w:r>
          <w:rPr>
            <w:noProof/>
            <w:webHidden/>
          </w:rPr>
          <w:tab/>
        </w:r>
        <w:r>
          <w:rPr>
            <w:noProof/>
            <w:webHidden/>
          </w:rPr>
          <w:fldChar w:fldCharType="begin"/>
        </w:r>
        <w:r>
          <w:rPr>
            <w:noProof/>
            <w:webHidden/>
          </w:rPr>
          <w:instrText xml:space="preserve"> PAGEREF _Toc5824365 \h </w:instrText>
        </w:r>
        <w:r>
          <w:rPr>
            <w:noProof/>
            <w:webHidden/>
          </w:rPr>
        </w:r>
      </w:ins>
      <w:r>
        <w:rPr>
          <w:noProof/>
          <w:webHidden/>
        </w:rPr>
        <w:fldChar w:fldCharType="separate"/>
      </w:r>
      <w:r w:rsidR="008F3DDD">
        <w:rPr>
          <w:noProof/>
          <w:webHidden/>
        </w:rPr>
        <w:t>18</w:t>
      </w:r>
      <w:ins w:id="162" w:author="a a" w:date="2019-04-10T21:31:00Z">
        <w:r>
          <w:rPr>
            <w:noProof/>
            <w:webHidden/>
          </w:rPr>
          <w:fldChar w:fldCharType="end"/>
        </w:r>
        <w:r w:rsidRPr="00207F6D">
          <w:rPr>
            <w:rStyle w:val="Hyperlink"/>
            <w:noProof/>
          </w:rPr>
          <w:fldChar w:fldCharType="end"/>
        </w:r>
      </w:ins>
    </w:p>
    <w:p w14:paraId="75CB4956" w14:textId="77777777" w:rsidR="00623D09" w:rsidRDefault="00623D09">
      <w:r>
        <w:fldChar w:fldCharType="end"/>
      </w:r>
    </w:p>
    <w:p w14:paraId="12C968BF" w14:textId="77777777" w:rsidR="00623D09" w:rsidRDefault="00623D09">
      <w:pPr>
        <w:jc w:val="center"/>
        <w:rPr>
          <w:b/>
          <w:bCs/>
          <w:sz w:val="40"/>
          <w:szCs w:val="40"/>
        </w:rPr>
      </w:pPr>
    </w:p>
    <w:p w14:paraId="53C42EA5" w14:textId="77777777" w:rsidR="00623D09" w:rsidRDefault="00623D09">
      <w:pPr>
        <w:jc w:val="center"/>
        <w:rPr>
          <w:rFonts w:ascii="Times" w:hAnsi="Times" w:cs="Times"/>
          <w:b/>
          <w:bCs/>
          <w:sz w:val="28"/>
          <w:szCs w:val="28"/>
        </w:rPr>
      </w:pPr>
    </w:p>
    <w:p w14:paraId="283E3FD1" w14:textId="77777777" w:rsidR="00623D09" w:rsidRDefault="00623D09">
      <w:pPr>
        <w:jc w:val="center"/>
        <w:rPr>
          <w:rFonts w:ascii="Times" w:hAnsi="Times" w:cs="Times"/>
          <w:b/>
          <w:bCs/>
          <w:sz w:val="40"/>
          <w:szCs w:val="40"/>
        </w:rPr>
      </w:pPr>
    </w:p>
    <w:p w14:paraId="77230086" w14:textId="77777777" w:rsidR="00623D09" w:rsidRDefault="00623D09">
      <w:pPr>
        <w:jc w:val="center"/>
        <w:rPr>
          <w:rFonts w:ascii="Times" w:hAnsi="Times" w:cs="Times"/>
          <w:b/>
          <w:bCs/>
          <w:sz w:val="40"/>
          <w:szCs w:val="40"/>
        </w:rPr>
      </w:pPr>
    </w:p>
    <w:p w14:paraId="14D81F73" w14:textId="77777777" w:rsidR="00623D09" w:rsidRDefault="00623D09">
      <w:pPr>
        <w:rPr>
          <w:rFonts w:ascii="Times" w:hAnsi="Times" w:cs="Times"/>
          <w:b/>
          <w:bCs/>
          <w:sz w:val="40"/>
          <w:szCs w:val="40"/>
        </w:rPr>
      </w:pPr>
      <w:r>
        <w:rPr>
          <w:rFonts w:ascii="Times" w:hAnsi="Times" w:cs="Times"/>
          <w:b/>
          <w:bCs/>
          <w:sz w:val="40"/>
          <w:szCs w:val="40"/>
        </w:rPr>
        <w:br w:type="page"/>
      </w:r>
    </w:p>
    <w:p w14:paraId="423B418A" w14:textId="0620B1A8" w:rsidR="00623D09" w:rsidRPr="007020C3" w:rsidRDefault="00623D09">
      <w:pPr>
        <w:jc w:val="center"/>
        <w:rPr>
          <w:rFonts w:ascii="Cambria" w:hAnsi="Cambria" w:cs="Cambria"/>
          <w:b/>
          <w:bCs/>
          <w:sz w:val="28"/>
          <w:szCs w:val="28"/>
        </w:rPr>
      </w:pPr>
      <w:r w:rsidRPr="007020C3">
        <w:rPr>
          <w:rFonts w:ascii="Cambria" w:hAnsi="Cambria" w:cs="Cambria"/>
          <w:b/>
          <w:bCs/>
          <w:sz w:val="28"/>
          <w:szCs w:val="28"/>
        </w:rPr>
        <w:lastRenderedPageBreak/>
        <w:t xml:space="preserve">BEDFORDALE VOLUNTEER BUSH FIRE </w:t>
      </w:r>
      <w:r w:rsidR="008071F1">
        <w:rPr>
          <w:rFonts w:ascii="Cambria" w:hAnsi="Cambria" w:cs="Cambria"/>
          <w:b/>
          <w:bCs/>
          <w:sz w:val="28"/>
          <w:szCs w:val="28"/>
        </w:rPr>
        <w:t>BRIGADE</w:t>
      </w:r>
      <w:r w:rsidRPr="007020C3">
        <w:rPr>
          <w:rFonts w:ascii="Cambria" w:hAnsi="Cambria" w:cs="Cambria"/>
          <w:b/>
          <w:bCs/>
          <w:sz w:val="28"/>
          <w:szCs w:val="28"/>
        </w:rPr>
        <w:t xml:space="preserve"> CONSTITUTION</w:t>
      </w:r>
    </w:p>
    <w:p w14:paraId="764E1EE6" w14:textId="77777777" w:rsidR="00623D09" w:rsidRPr="007020C3" w:rsidRDefault="00623D09">
      <w:pPr>
        <w:rPr>
          <w:rFonts w:ascii="Calibri" w:hAnsi="Calibri" w:cs="Calibri"/>
          <w:sz w:val="22"/>
          <w:szCs w:val="22"/>
        </w:rPr>
      </w:pPr>
    </w:p>
    <w:p w14:paraId="2E04609B" w14:textId="77777777" w:rsidR="00623D09" w:rsidRPr="007020C3" w:rsidRDefault="00623D09" w:rsidP="002A568D">
      <w:pPr>
        <w:pStyle w:val="Heading1"/>
        <w:numPr>
          <w:ilvl w:val="0"/>
          <w:numId w:val="13"/>
        </w:numPr>
        <w:rPr>
          <w:rFonts w:ascii="Calibri" w:hAnsi="Calibri" w:cs="Calibri"/>
          <w:b w:val="0"/>
          <w:bCs w:val="0"/>
          <w:sz w:val="28"/>
          <w:szCs w:val="28"/>
        </w:rPr>
      </w:pPr>
      <w:bookmarkStart w:id="163" w:name="_Toc5824313"/>
      <w:r w:rsidRPr="007020C3">
        <w:rPr>
          <w:rFonts w:ascii="Calibri" w:hAnsi="Calibri" w:cs="Calibri"/>
          <w:b w:val="0"/>
          <w:bCs w:val="0"/>
          <w:sz w:val="28"/>
          <w:szCs w:val="28"/>
        </w:rPr>
        <w:t>PRELIMINARY</w:t>
      </w:r>
      <w:bookmarkEnd w:id="163"/>
    </w:p>
    <w:p w14:paraId="78FAE84E" w14:textId="77777777" w:rsidR="00623D09" w:rsidRPr="007020C3" w:rsidRDefault="00623D09" w:rsidP="002A568D">
      <w:pPr>
        <w:pStyle w:val="Heading2"/>
        <w:numPr>
          <w:ilvl w:val="1"/>
          <w:numId w:val="12"/>
        </w:numPr>
        <w:rPr>
          <w:rFonts w:ascii="Calibri" w:hAnsi="Calibri" w:cs="Calibri"/>
          <w:b w:val="0"/>
          <w:bCs w:val="0"/>
          <w:sz w:val="24"/>
          <w:szCs w:val="24"/>
        </w:rPr>
      </w:pPr>
      <w:bookmarkStart w:id="164" w:name="_Toc5824314"/>
      <w:r w:rsidRPr="007020C3">
        <w:rPr>
          <w:rFonts w:ascii="Calibri" w:hAnsi="Calibri" w:cs="Calibri"/>
          <w:b w:val="0"/>
          <w:bCs w:val="0"/>
          <w:sz w:val="24"/>
          <w:szCs w:val="24"/>
        </w:rPr>
        <w:t>General</w:t>
      </w:r>
      <w:bookmarkEnd w:id="164"/>
    </w:p>
    <w:p w14:paraId="4CAEFBE9" w14:textId="240B3894" w:rsidR="00623D09" w:rsidRPr="007020C3" w:rsidRDefault="00623D09" w:rsidP="003D5EB2">
      <w:pPr>
        <w:spacing w:before="240" w:after="240"/>
        <w:ind w:left="720"/>
        <w:rPr>
          <w:rFonts w:ascii="Calibri" w:hAnsi="Calibri" w:cs="Calibri"/>
          <w:sz w:val="22"/>
          <w:szCs w:val="22"/>
        </w:rPr>
      </w:pPr>
      <w:r w:rsidRPr="007020C3">
        <w:rPr>
          <w:rFonts w:ascii="Calibri" w:hAnsi="Calibri" w:cs="Calibri"/>
          <w:sz w:val="22"/>
          <w:szCs w:val="22"/>
        </w:rPr>
        <w:t xml:space="preserve">This constitution outlines the rules governing the conduct and operation of the Bedfordale Volunteer Bush Fire </w:t>
      </w:r>
      <w:r w:rsidR="008071F1">
        <w:rPr>
          <w:rFonts w:ascii="Calibri" w:hAnsi="Calibri" w:cs="Calibri"/>
          <w:sz w:val="22"/>
          <w:szCs w:val="22"/>
        </w:rPr>
        <w:t>Brigade</w:t>
      </w:r>
      <w:r w:rsidRPr="007020C3">
        <w:rPr>
          <w:rFonts w:ascii="Calibri" w:hAnsi="Calibri" w:cs="Calibri"/>
          <w:sz w:val="22"/>
          <w:szCs w:val="22"/>
        </w:rPr>
        <w:t>, except where overruled by the Act</w:t>
      </w:r>
      <w:r w:rsidR="007B236C">
        <w:rPr>
          <w:rFonts w:ascii="Calibri" w:hAnsi="Calibri" w:cs="Calibri"/>
          <w:sz w:val="22"/>
          <w:szCs w:val="22"/>
        </w:rPr>
        <w:t xml:space="preserve">, the </w:t>
      </w:r>
      <w:r w:rsidR="00CA2A2A">
        <w:rPr>
          <w:rFonts w:ascii="Calibri" w:hAnsi="Calibri" w:cs="Calibri"/>
          <w:sz w:val="22"/>
          <w:szCs w:val="22"/>
        </w:rPr>
        <w:t xml:space="preserve">Associations Incorporation </w:t>
      </w:r>
      <w:r w:rsidR="007B236C">
        <w:rPr>
          <w:rFonts w:ascii="Calibri" w:hAnsi="Calibri" w:cs="Calibri"/>
          <w:sz w:val="22"/>
          <w:szCs w:val="22"/>
        </w:rPr>
        <w:t>Act</w:t>
      </w:r>
      <w:r w:rsidRPr="007020C3">
        <w:rPr>
          <w:rFonts w:ascii="Calibri" w:hAnsi="Calibri" w:cs="Calibri"/>
          <w:sz w:val="22"/>
          <w:szCs w:val="22"/>
        </w:rPr>
        <w:t xml:space="preserve"> and</w:t>
      </w:r>
      <w:r w:rsidR="00224C86">
        <w:rPr>
          <w:rFonts w:ascii="Calibri" w:hAnsi="Calibri" w:cs="Calibri"/>
          <w:sz w:val="22"/>
          <w:szCs w:val="22"/>
        </w:rPr>
        <w:t xml:space="preserve"> </w:t>
      </w:r>
      <w:r w:rsidRPr="007020C3">
        <w:rPr>
          <w:rFonts w:ascii="Calibri" w:hAnsi="Calibri" w:cs="Calibri"/>
          <w:sz w:val="22"/>
          <w:szCs w:val="22"/>
        </w:rPr>
        <w:t xml:space="preserve">local laws.  All </w:t>
      </w:r>
      <w:r w:rsidR="008071F1">
        <w:rPr>
          <w:rFonts w:ascii="Calibri" w:hAnsi="Calibri" w:cs="Calibri"/>
          <w:sz w:val="22"/>
          <w:szCs w:val="22"/>
        </w:rPr>
        <w:t>Brigade</w:t>
      </w:r>
      <w:r w:rsidRPr="007020C3">
        <w:rPr>
          <w:rFonts w:ascii="Calibri" w:hAnsi="Calibri" w:cs="Calibri"/>
          <w:sz w:val="22"/>
          <w:szCs w:val="22"/>
        </w:rPr>
        <w:t xml:space="preserve"> members shall abide by the guidelines outlined in this constitution.</w:t>
      </w:r>
    </w:p>
    <w:p w14:paraId="7002F1FB" w14:textId="77777777" w:rsidR="00623D09" w:rsidRPr="007020C3" w:rsidRDefault="00623D09" w:rsidP="002A568D">
      <w:pPr>
        <w:pStyle w:val="Heading2"/>
        <w:numPr>
          <w:ilvl w:val="1"/>
          <w:numId w:val="12"/>
        </w:numPr>
        <w:rPr>
          <w:rFonts w:ascii="Calibri" w:hAnsi="Calibri" w:cs="Calibri"/>
          <w:b w:val="0"/>
          <w:bCs w:val="0"/>
          <w:sz w:val="24"/>
          <w:szCs w:val="24"/>
        </w:rPr>
      </w:pPr>
      <w:bookmarkStart w:id="165" w:name="_Toc5824315"/>
      <w:r w:rsidRPr="007020C3">
        <w:rPr>
          <w:rFonts w:ascii="Calibri" w:hAnsi="Calibri" w:cs="Calibri"/>
          <w:b w:val="0"/>
          <w:bCs w:val="0"/>
          <w:sz w:val="24"/>
          <w:szCs w:val="24"/>
        </w:rPr>
        <w:t>Definitions</w:t>
      </w:r>
      <w:bookmarkEnd w:id="165"/>
    </w:p>
    <w:p w14:paraId="3C0A304E" w14:textId="77777777" w:rsidR="00623D09" w:rsidRPr="007020C3" w:rsidRDefault="00623D09" w:rsidP="003D5EB2">
      <w:pPr>
        <w:spacing w:before="240" w:after="240"/>
        <w:ind w:left="720"/>
        <w:rPr>
          <w:rFonts w:ascii="Calibri" w:hAnsi="Calibri" w:cs="Calibri"/>
          <w:sz w:val="22"/>
          <w:szCs w:val="22"/>
        </w:rPr>
      </w:pPr>
      <w:r w:rsidRPr="007020C3">
        <w:rPr>
          <w:rFonts w:ascii="Calibri" w:hAnsi="Calibri" w:cs="Calibri"/>
          <w:sz w:val="22"/>
          <w:szCs w:val="22"/>
        </w:rPr>
        <w:t xml:space="preserve">In this constitution unless the context otherwise requires – </w:t>
      </w:r>
    </w:p>
    <w:p w14:paraId="6DEBFF91" w14:textId="77777777" w:rsidR="00623D09" w:rsidRPr="007020C3" w:rsidRDefault="00623D09">
      <w:pPr>
        <w:ind w:firstLine="720"/>
        <w:rPr>
          <w:rFonts w:ascii="Calibri" w:hAnsi="Calibri" w:cs="Calibri"/>
          <w:sz w:val="22"/>
          <w:szCs w:val="22"/>
        </w:rPr>
      </w:pPr>
      <w:r w:rsidRPr="007020C3">
        <w:rPr>
          <w:rFonts w:ascii="Calibri" w:hAnsi="Calibri" w:cs="Calibri"/>
          <w:b/>
          <w:bCs/>
          <w:sz w:val="22"/>
          <w:szCs w:val="22"/>
        </w:rPr>
        <w:t>“Absolute Majority”</w:t>
      </w:r>
      <w:r w:rsidRPr="007020C3">
        <w:rPr>
          <w:rFonts w:ascii="Calibri" w:hAnsi="Calibri" w:cs="Calibri"/>
          <w:sz w:val="22"/>
          <w:szCs w:val="22"/>
        </w:rPr>
        <w:t xml:space="preserve"> means a majority of more than 50% of the number of: </w:t>
      </w:r>
    </w:p>
    <w:p w14:paraId="11B858B6" w14:textId="77777777" w:rsidR="00623D09" w:rsidRPr="007020C3" w:rsidRDefault="00623D09">
      <w:pPr>
        <w:ind w:firstLine="720"/>
        <w:rPr>
          <w:rFonts w:ascii="Calibri" w:hAnsi="Calibri" w:cs="Calibri"/>
          <w:sz w:val="22"/>
          <w:szCs w:val="22"/>
        </w:rPr>
      </w:pPr>
    </w:p>
    <w:p w14:paraId="682FFB7B" w14:textId="255630A7" w:rsidR="00623D09" w:rsidRPr="007020C3" w:rsidRDefault="008071F1" w:rsidP="008B7767">
      <w:pPr>
        <w:pStyle w:val="ListParagraph"/>
        <w:numPr>
          <w:ilvl w:val="0"/>
          <w:numId w:val="16"/>
        </w:numPr>
        <w:rPr>
          <w:rFonts w:ascii="Calibri" w:hAnsi="Calibri" w:cs="Calibri"/>
          <w:sz w:val="22"/>
          <w:szCs w:val="22"/>
        </w:rPr>
      </w:pPr>
      <w:r>
        <w:rPr>
          <w:rFonts w:ascii="Calibri" w:hAnsi="Calibri" w:cs="Calibri"/>
          <w:sz w:val="22"/>
          <w:szCs w:val="22"/>
        </w:rPr>
        <w:t>Brigade</w:t>
      </w:r>
      <w:r w:rsidR="00623D09" w:rsidRPr="007020C3">
        <w:rPr>
          <w:rFonts w:ascii="Calibri" w:hAnsi="Calibri" w:cs="Calibri"/>
          <w:sz w:val="22"/>
          <w:szCs w:val="22"/>
        </w:rPr>
        <w:t xml:space="preserve"> members of the Bedfordale Volunteer Bush Fire </w:t>
      </w:r>
      <w:r>
        <w:rPr>
          <w:rFonts w:ascii="Calibri" w:hAnsi="Calibri" w:cs="Calibri"/>
          <w:sz w:val="22"/>
          <w:szCs w:val="22"/>
        </w:rPr>
        <w:t>Brigade</w:t>
      </w:r>
      <w:r w:rsidR="00623D09" w:rsidRPr="007020C3">
        <w:rPr>
          <w:rFonts w:ascii="Calibri" w:hAnsi="Calibri" w:cs="Calibri"/>
          <w:sz w:val="22"/>
          <w:szCs w:val="22"/>
        </w:rPr>
        <w:t xml:space="preserve"> in attendance at a meeting of the Bedfordale Volunteer Bush Fire </w:t>
      </w:r>
      <w:r>
        <w:rPr>
          <w:rFonts w:ascii="Calibri" w:hAnsi="Calibri" w:cs="Calibri"/>
          <w:sz w:val="22"/>
          <w:szCs w:val="22"/>
        </w:rPr>
        <w:t>Brigade</w:t>
      </w:r>
      <w:r w:rsidR="00623D09" w:rsidRPr="007020C3">
        <w:rPr>
          <w:rFonts w:ascii="Calibri" w:hAnsi="Calibri" w:cs="Calibri"/>
          <w:sz w:val="22"/>
          <w:szCs w:val="22"/>
        </w:rPr>
        <w:t xml:space="preserve">; or </w:t>
      </w:r>
    </w:p>
    <w:p w14:paraId="13CF94D3" w14:textId="566FBD3B" w:rsidR="00623D09" w:rsidRPr="007020C3" w:rsidRDefault="008071F1" w:rsidP="008B7767">
      <w:pPr>
        <w:pStyle w:val="ListParagraph"/>
        <w:numPr>
          <w:ilvl w:val="0"/>
          <w:numId w:val="16"/>
        </w:numPr>
        <w:rPr>
          <w:rFonts w:ascii="Calibri" w:hAnsi="Calibri" w:cs="Calibri"/>
          <w:sz w:val="22"/>
          <w:szCs w:val="22"/>
        </w:rPr>
      </w:pPr>
      <w:r>
        <w:rPr>
          <w:rFonts w:ascii="Calibri" w:hAnsi="Calibri" w:cs="Calibri"/>
          <w:sz w:val="22"/>
          <w:szCs w:val="22"/>
        </w:rPr>
        <w:t>Brigade</w:t>
      </w:r>
      <w:r w:rsidR="00623D09" w:rsidRPr="007020C3">
        <w:rPr>
          <w:rFonts w:ascii="Calibri" w:hAnsi="Calibri" w:cs="Calibri"/>
          <w:sz w:val="22"/>
          <w:szCs w:val="22"/>
        </w:rPr>
        <w:t xml:space="preserve"> officers of the Bedfordale Volunteer Bush Fire </w:t>
      </w:r>
      <w:r>
        <w:rPr>
          <w:rFonts w:ascii="Calibri" w:hAnsi="Calibri" w:cs="Calibri"/>
          <w:sz w:val="22"/>
          <w:szCs w:val="22"/>
        </w:rPr>
        <w:t>Brigade</w:t>
      </w:r>
      <w:r w:rsidR="00623D09" w:rsidRPr="007020C3">
        <w:rPr>
          <w:rFonts w:ascii="Calibri" w:hAnsi="Calibri" w:cs="Calibri"/>
          <w:sz w:val="22"/>
          <w:szCs w:val="22"/>
        </w:rPr>
        <w:t xml:space="preserve"> in attendance at a meeting of the Executive Committee. </w:t>
      </w:r>
    </w:p>
    <w:p w14:paraId="1D8D0ECA" w14:textId="77777777" w:rsidR="00623D09" w:rsidRPr="007020C3" w:rsidRDefault="00623D09">
      <w:pPr>
        <w:ind w:firstLine="720"/>
        <w:rPr>
          <w:rFonts w:ascii="Calibri" w:hAnsi="Calibri" w:cs="Calibri"/>
          <w:b/>
          <w:bCs/>
          <w:sz w:val="22"/>
          <w:szCs w:val="22"/>
        </w:rPr>
      </w:pPr>
    </w:p>
    <w:p w14:paraId="477D0E55" w14:textId="77777777" w:rsidR="00623D09" w:rsidRDefault="00623D09">
      <w:pPr>
        <w:ind w:firstLine="720"/>
        <w:rPr>
          <w:rFonts w:ascii="Calibri" w:hAnsi="Calibri" w:cs="Calibri"/>
          <w:sz w:val="22"/>
          <w:szCs w:val="22"/>
        </w:rPr>
      </w:pPr>
      <w:r w:rsidRPr="007020C3">
        <w:rPr>
          <w:rFonts w:ascii="Calibri" w:hAnsi="Calibri" w:cs="Calibri"/>
          <w:b/>
          <w:bCs/>
          <w:sz w:val="22"/>
          <w:szCs w:val="22"/>
        </w:rPr>
        <w:t xml:space="preserve">“Act” </w:t>
      </w:r>
      <w:r w:rsidRPr="007020C3">
        <w:rPr>
          <w:rFonts w:ascii="Calibri" w:hAnsi="Calibri" w:cs="Calibri"/>
          <w:sz w:val="22"/>
          <w:szCs w:val="22"/>
        </w:rPr>
        <w:t xml:space="preserve">means the </w:t>
      </w:r>
      <w:r w:rsidRPr="007020C3">
        <w:rPr>
          <w:rFonts w:ascii="Calibri" w:hAnsi="Calibri" w:cs="Calibri"/>
          <w:i/>
          <w:iCs/>
          <w:sz w:val="22"/>
          <w:szCs w:val="22"/>
        </w:rPr>
        <w:t>Bush Fires Act 1954</w:t>
      </w:r>
      <w:r w:rsidRPr="007020C3">
        <w:rPr>
          <w:rFonts w:ascii="Calibri" w:hAnsi="Calibri" w:cs="Calibri"/>
          <w:sz w:val="22"/>
          <w:szCs w:val="22"/>
        </w:rPr>
        <w:t xml:space="preserve">; </w:t>
      </w:r>
    </w:p>
    <w:p w14:paraId="239BC080" w14:textId="77777777" w:rsidR="00A22D68" w:rsidRDefault="00A22D68" w:rsidP="000350B8">
      <w:pPr>
        <w:rPr>
          <w:rFonts w:ascii="Calibri" w:hAnsi="Calibri" w:cs="Calibri"/>
          <w:sz w:val="22"/>
          <w:szCs w:val="22"/>
        </w:rPr>
      </w:pPr>
    </w:p>
    <w:p w14:paraId="2934BE60" w14:textId="377CF477" w:rsidR="00A22D68" w:rsidRPr="007020C3" w:rsidRDefault="00A22D68">
      <w:pPr>
        <w:ind w:firstLine="720"/>
        <w:rPr>
          <w:rFonts w:ascii="Calibri" w:hAnsi="Calibri" w:cs="Calibri"/>
          <w:sz w:val="22"/>
          <w:szCs w:val="22"/>
        </w:rPr>
      </w:pPr>
      <w:r w:rsidRPr="000350B8">
        <w:rPr>
          <w:rFonts w:ascii="Calibri" w:hAnsi="Calibri" w:cs="Calibri"/>
          <w:b/>
          <w:sz w:val="22"/>
          <w:szCs w:val="22"/>
        </w:rPr>
        <w:t>“Associations Act</w:t>
      </w:r>
      <w:r>
        <w:rPr>
          <w:rFonts w:ascii="Calibri" w:hAnsi="Calibri" w:cs="Calibri"/>
          <w:b/>
          <w:sz w:val="22"/>
          <w:szCs w:val="22"/>
        </w:rPr>
        <w:t>”</w:t>
      </w:r>
      <w:r>
        <w:rPr>
          <w:rFonts w:ascii="Calibri" w:hAnsi="Calibri" w:cs="Calibri"/>
          <w:sz w:val="22"/>
          <w:szCs w:val="22"/>
        </w:rPr>
        <w:t xml:space="preserve"> </w:t>
      </w:r>
      <w:r w:rsidRPr="000350B8">
        <w:rPr>
          <w:rFonts w:ascii="Calibri" w:hAnsi="Calibri" w:cs="Calibri"/>
          <w:i/>
          <w:sz w:val="22"/>
          <w:szCs w:val="22"/>
        </w:rPr>
        <w:t>means the Associations Incorporation</w:t>
      </w:r>
      <w:r w:rsidR="00DE4F7A">
        <w:rPr>
          <w:rFonts w:ascii="Calibri" w:hAnsi="Calibri" w:cs="Calibri"/>
          <w:i/>
          <w:sz w:val="22"/>
          <w:szCs w:val="22"/>
        </w:rPr>
        <w:t xml:space="preserve"> </w:t>
      </w:r>
      <w:r w:rsidRPr="000350B8">
        <w:rPr>
          <w:rFonts w:ascii="Calibri" w:hAnsi="Calibri" w:cs="Calibri"/>
          <w:i/>
          <w:sz w:val="22"/>
          <w:szCs w:val="22"/>
        </w:rPr>
        <w:t>Act 2015;</w:t>
      </w:r>
    </w:p>
    <w:p w14:paraId="6778347A" w14:textId="77777777" w:rsidR="00623D09" w:rsidRPr="007020C3" w:rsidRDefault="00623D09">
      <w:pPr>
        <w:ind w:left="720"/>
        <w:rPr>
          <w:rFonts w:ascii="Calibri" w:hAnsi="Calibri" w:cs="Calibri"/>
          <w:sz w:val="22"/>
          <w:szCs w:val="22"/>
        </w:rPr>
      </w:pPr>
    </w:p>
    <w:p w14:paraId="098210BA" w14:textId="6E59ACB9" w:rsidR="00452F9E" w:rsidRPr="007020C3" w:rsidRDefault="00623D09" w:rsidP="00452F9E">
      <w:pPr>
        <w:ind w:left="720"/>
        <w:rPr>
          <w:rFonts w:ascii="Calibri" w:hAnsi="Calibri" w:cs="Calibri"/>
          <w:sz w:val="22"/>
          <w:szCs w:val="22"/>
        </w:rPr>
      </w:pPr>
      <w:r w:rsidRPr="007020C3">
        <w:rPr>
          <w:rFonts w:ascii="Calibri" w:hAnsi="Calibri" w:cs="Calibri"/>
          <w:sz w:val="22"/>
          <w:szCs w:val="22"/>
        </w:rPr>
        <w:t>“</w:t>
      </w:r>
      <w:r w:rsidR="007B236C">
        <w:rPr>
          <w:rFonts w:ascii="Calibri" w:hAnsi="Calibri" w:cs="Calibri"/>
          <w:b/>
          <w:bCs/>
          <w:sz w:val="22"/>
          <w:szCs w:val="22"/>
        </w:rPr>
        <w:t>Department</w:t>
      </w:r>
      <w:r w:rsidRPr="007020C3">
        <w:rPr>
          <w:rFonts w:ascii="Calibri" w:hAnsi="Calibri" w:cs="Calibri"/>
          <w:b/>
          <w:bCs/>
          <w:sz w:val="22"/>
          <w:szCs w:val="22"/>
        </w:rPr>
        <w:t>”</w:t>
      </w:r>
      <w:r w:rsidRPr="007020C3">
        <w:rPr>
          <w:rFonts w:ascii="Calibri" w:hAnsi="Calibri" w:cs="Calibri"/>
          <w:sz w:val="22"/>
          <w:szCs w:val="22"/>
        </w:rPr>
        <w:t xml:space="preserve"> means the </w:t>
      </w:r>
      <w:r w:rsidR="00452F9E">
        <w:rPr>
          <w:rStyle w:val="goohl0"/>
          <w:rFonts w:ascii="Calibri" w:hAnsi="Calibri" w:cs="Calibri"/>
          <w:sz w:val="22"/>
          <w:szCs w:val="22"/>
        </w:rPr>
        <w:t xml:space="preserve">Department of Fire and Emergency Services as established by the </w:t>
      </w:r>
      <w:r w:rsidR="007B236C">
        <w:rPr>
          <w:rStyle w:val="goohl0"/>
          <w:rFonts w:ascii="Calibri" w:hAnsi="Calibri" w:cs="Calibri"/>
          <w:sz w:val="22"/>
          <w:szCs w:val="22"/>
        </w:rPr>
        <w:t>Fire and Emergency Services</w:t>
      </w:r>
      <w:r w:rsidR="00452F9E">
        <w:rPr>
          <w:rStyle w:val="goohl0"/>
          <w:rFonts w:ascii="Calibri" w:hAnsi="Calibri" w:cs="Calibri"/>
          <w:sz w:val="22"/>
          <w:szCs w:val="22"/>
        </w:rPr>
        <w:t xml:space="preserve"> Act 1998;</w:t>
      </w:r>
    </w:p>
    <w:p w14:paraId="5DC87254" w14:textId="77777777" w:rsidR="00623D09" w:rsidRPr="007020C3" w:rsidRDefault="00623D09">
      <w:pPr>
        <w:ind w:left="720"/>
        <w:rPr>
          <w:rFonts w:ascii="Calibri" w:hAnsi="Calibri" w:cs="Calibri"/>
          <w:b/>
          <w:bCs/>
          <w:sz w:val="22"/>
          <w:szCs w:val="22"/>
        </w:rPr>
      </w:pPr>
    </w:p>
    <w:p w14:paraId="6DD6FAA5" w14:textId="674E5C95" w:rsidR="00623D09" w:rsidRPr="007020C3" w:rsidRDefault="00623D09">
      <w:pPr>
        <w:ind w:left="720"/>
        <w:rPr>
          <w:rFonts w:ascii="Calibri" w:hAnsi="Calibri" w:cs="Calibri"/>
          <w:sz w:val="22"/>
          <w:szCs w:val="22"/>
        </w:rPr>
      </w:pPr>
      <w:r w:rsidRPr="007020C3">
        <w:rPr>
          <w:rFonts w:ascii="Calibri" w:hAnsi="Calibri" w:cs="Calibri"/>
          <w:b/>
          <w:bCs/>
          <w:sz w:val="22"/>
          <w:szCs w:val="22"/>
        </w:rPr>
        <w:t>“</w:t>
      </w:r>
      <w:r w:rsidR="008071F1">
        <w:rPr>
          <w:rFonts w:ascii="Calibri" w:hAnsi="Calibri" w:cs="Calibri"/>
          <w:b/>
          <w:bCs/>
          <w:sz w:val="22"/>
          <w:szCs w:val="22"/>
        </w:rPr>
        <w:t>Brigade</w:t>
      </w:r>
      <w:r w:rsidRPr="007020C3">
        <w:rPr>
          <w:rFonts w:ascii="Calibri" w:hAnsi="Calibri" w:cs="Calibri"/>
          <w:b/>
          <w:bCs/>
          <w:sz w:val="22"/>
          <w:szCs w:val="22"/>
        </w:rPr>
        <w:t xml:space="preserve"> Member”</w:t>
      </w:r>
      <w:r w:rsidRPr="007020C3">
        <w:rPr>
          <w:rFonts w:ascii="Calibri" w:hAnsi="Calibri" w:cs="Calibri"/>
          <w:sz w:val="22"/>
          <w:szCs w:val="22"/>
        </w:rPr>
        <w:t xml:space="preserve"> means an active member, honorary life member, auxiliary member or a cadet member of the Bedfordale Volunteer Bush Fire </w:t>
      </w:r>
      <w:r w:rsidR="008071F1">
        <w:rPr>
          <w:rFonts w:ascii="Calibri" w:hAnsi="Calibri" w:cs="Calibri"/>
          <w:sz w:val="22"/>
          <w:szCs w:val="22"/>
        </w:rPr>
        <w:t>Brigade</w:t>
      </w:r>
      <w:r w:rsidRPr="007020C3">
        <w:rPr>
          <w:rFonts w:ascii="Calibri" w:hAnsi="Calibri" w:cs="Calibri"/>
          <w:sz w:val="22"/>
          <w:szCs w:val="22"/>
        </w:rPr>
        <w:t xml:space="preserve">; </w:t>
      </w:r>
    </w:p>
    <w:p w14:paraId="6B5A8EFD" w14:textId="77777777" w:rsidR="00623D09" w:rsidRPr="007020C3" w:rsidRDefault="00623D09" w:rsidP="000741B2">
      <w:pPr>
        <w:rPr>
          <w:rFonts w:ascii="Calibri" w:hAnsi="Calibri" w:cs="Calibri"/>
          <w:b/>
          <w:bCs/>
          <w:color w:val="FF0000"/>
          <w:sz w:val="22"/>
          <w:szCs w:val="22"/>
        </w:rPr>
      </w:pPr>
    </w:p>
    <w:p w14:paraId="0C2C7447" w14:textId="4442B8A7" w:rsidR="00623D09" w:rsidRPr="007020C3" w:rsidRDefault="00623D09" w:rsidP="000741B2">
      <w:pPr>
        <w:ind w:left="720"/>
        <w:rPr>
          <w:rFonts w:ascii="Calibri" w:hAnsi="Calibri" w:cs="Calibri"/>
          <w:b/>
          <w:bCs/>
          <w:sz w:val="22"/>
          <w:szCs w:val="22"/>
        </w:rPr>
      </w:pPr>
      <w:r w:rsidRPr="007020C3">
        <w:rPr>
          <w:rFonts w:ascii="Calibri" w:hAnsi="Calibri" w:cs="Calibri"/>
          <w:b/>
          <w:bCs/>
          <w:sz w:val="22"/>
          <w:szCs w:val="22"/>
        </w:rPr>
        <w:t>“</w:t>
      </w:r>
      <w:r>
        <w:rPr>
          <w:rFonts w:ascii="Calibri" w:hAnsi="Calibri" w:cs="Calibri"/>
          <w:b/>
          <w:bCs/>
          <w:sz w:val="22"/>
          <w:szCs w:val="22"/>
        </w:rPr>
        <w:t>Standard Administrative Procedure</w:t>
      </w:r>
      <w:r w:rsidRPr="007020C3">
        <w:rPr>
          <w:rFonts w:ascii="Calibri" w:hAnsi="Calibri" w:cs="Calibri"/>
          <w:b/>
          <w:bCs/>
          <w:sz w:val="22"/>
          <w:szCs w:val="22"/>
        </w:rPr>
        <w:t>”</w:t>
      </w:r>
      <w:r w:rsidRPr="007020C3">
        <w:rPr>
          <w:rFonts w:ascii="Calibri" w:hAnsi="Calibri" w:cs="Calibri"/>
          <w:sz w:val="22"/>
          <w:szCs w:val="22"/>
        </w:rPr>
        <w:t xml:space="preserve"> means the </w:t>
      </w:r>
      <w:r>
        <w:rPr>
          <w:rFonts w:ascii="Calibri" w:hAnsi="Calibri" w:cs="Calibri"/>
          <w:sz w:val="22"/>
          <w:szCs w:val="22"/>
        </w:rPr>
        <w:t>standard administrative procedures</w:t>
      </w:r>
      <w:r w:rsidRPr="007020C3">
        <w:rPr>
          <w:rFonts w:ascii="Calibri" w:hAnsi="Calibri" w:cs="Calibri"/>
          <w:sz w:val="22"/>
          <w:szCs w:val="22"/>
        </w:rPr>
        <w:t xml:space="preserve"> adopted by the Bedfordale Volunteer Bush Fire </w:t>
      </w:r>
      <w:r w:rsidR="008071F1">
        <w:rPr>
          <w:rFonts w:ascii="Calibri" w:hAnsi="Calibri" w:cs="Calibri"/>
          <w:sz w:val="22"/>
          <w:szCs w:val="22"/>
        </w:rPr>
        <w:t>Brigade</w:t>
      </w:r>
      <w:r w:rsidRPr="007020C3">
        <w:rPr>
          <w:rFonts w:ascii="Calibri" w:hAnsi="Calibri" w:cs="Calibri"/>
          <w:sz w:val="22"/>
          <w:szCs w:val="22"/>
        </w:rPr>
        <w:t>;</w:t>
      </w:r>
    </w:p>
    <w:p w14:paraId="20757EB8" w14:textId="77777777" w:rsidR="00623D09" w:rsidRPr="007020C3" w:rsidRDefault="00623D09" w:rsidP="000741B2">
      <w:pPr>
        <w:ind w:left="720"/>
        <w:rPr>
          <w:rFonts w:ascii="Calibri" w:hAnsi="Calibri" w:cs="Calibri"/>
          <w:b/>
          <w:bCs/>
          <w:sz w:val="22"/>
          <w:szCs w:val="22"/>
        </w:rPr>
      </w:pPr>
    </w:p>
    <w:p w14:paraId="568B11CA" w14:textId="37775AC1" w:rsidR="00623D09" w:rsidRDefault="00623D09" w:rsidP="00426D00">
      <w:pPr>
        <w:ind w:left="720"/>
        <w:rPr>
          <w:rFonts w:ascii="Calibri" w:hAnsi="Calibri" w:cs="Calibri"/>
          <w:sz w:val="22"/>
          <w:szCs w:val="22"/>
        </w:rPr>
      </w:pPr>
      <w:r w:rsidRPr="007020C3">
        <w:rPr>
          <w:rFonts w:ascii="Calibri" w:hAnsi="Calibri" w:cs="Calibri"/>
          <w:b/>
          <w:bCs/>
          <w:sz w:val="22"/>
          <w:szCs w:val="22"/>
        </w:rPr>
        <w:t>“</w:t>
      </w:r>
      <w:r w:rsidR="00A22D68" w:rsidRPr="007020C3">
        <w:rPr>
          <w:rFonts w:ascii="Calibri" w:hAnsi="Calibri" w:cs="Calibri"/>
          <w:b/>
          <w:bCs/>
          <w:sz w:val="22"/>
          <w:szCs w:val="22"/>
        </w:rPr>
        <w:t>Bylaws”</w:t>
      </w:r>
      <w:r w:rsidR="00A22D68" w:rsidRPr="007020C3">
        <w:rPr>
          <w:rFonts w:ascii="Calibri" w:hAnsi="Calibri" w:cs="Calibri"/>
          <w:sz w:val="22"/>
          <w:szCs w:val="22"/>
        </w:rPr>
        <w:t xml:space="preserve"> (</w:t>
      </w:r>
      <w:r w:rsidRPr="007020C3">
        <w:rPr>
          <w:rFonts w:ascii="Calibri" w:hAnsi="Calibri" w:cs="Calibri"/>
          <w:sz w:val="22"/>
          <w:szCs w:val="22"/>
        </w:rPr>
        <w:t>also referred to as local laws) means the City of Armadale</w:t>
      </w:r>
      <w:r>
        <w:rPr>
          <w:rFonts w:ascii="Calibri" w:hAnsi="Calibri" w:cs="Calibri"/>
          <w:sz w:val="22"/>
          <w:szCs w:val="22"/>
        </w:rPr>
        <w:t xml:space="preserve"> loca</w:t>
      </w:r>
      <w:r w:rsidR="00224C86">
        <w:rPr>
          <w:rFonts w:ascii="Calibri" w:hAnsi="Calibri" w:cs="Calibri"/>
          <w:sz w:val="22"/>
          <w:szCs w:val="22"/>
        </w:rPr>
        <w:t xml:space="preserve">l </w:t>
      </w:r>
      <w:r w:rsidRPr="007020C3">
        <w:rPr>
          <w:rFonts w:ascii="Calibri" w:hAnsi="Calibri" w:cs="Calibri"/>
          <w:sz w:val="22"/>
          <w:szCs w:val="22"/>
        </w:rPr>
        <w:t>law as described in section 41 of the Bush Fires Act 1954;</w:t>
      </w:r>
    </w:p>
    <w:p w14:paraId="2E5BF547" w14:textId="77777777" w:rsidR="00623D09" w:rsidRPr="007020C3" w:rsidRDefault="00623D09" w:rsidP="00426D00">
      <w:pPr>
        <w:ind w:left="720"/>
        <w:rPr>
          <w:rFonts w:ascii="Calibri" w:hAnsi="Calibri" w:cs="Calibri"/>
          <w:sz w:val="22"/>
          <w:szCs w:val="22"/>
        </w:rPr>
      </w:pPr>
    </w:p>
    <w:p w14:paraId="18DD6802" w14:textId="5C023CBE" w:rsidR="00623D09" w:rsidRPr="007020C3" w:rsidRDefault="00623D09" w:rsidP="00426D00">
      <w:pPr>
        <w:ind w:left="720"/>
        <w:rPr>
          <w:rFonts w:ascii="Calibri" w:hAnsi="Calibri" w:cs="Calibri"/>
          <w:sz w:val="22"/>
          <w:szCs w:val="22"/>
        </w:rPr>
      </w:pPr>
      <w:r>
        <w:rPr>
          <w:rFonts w:ascii="Calibri" w:hAnsi="Calibri" w:cs="Calibri"/>
          <w:b/>
          <w:bCs/>
          <w:sz w:val="22"/>
          <w:szCs w:val="22"/>
        </w:rPr>
        <w:t>“Financial Y</w:t>
      </w:r>
      <w:r w:rsidRPr="007020C3">
        <w:rPr>
          <w:rFonts w:ascii="Calibri" w:hAnsi="Calibri" w:cs="Calibri"/>
          <w:b/>
          <w:bCs/>
          <w:sz w:val="22"/>
          <w:szCs w:val="22"/>
        </w:rPr>
        <w:t>ear”</w:t>
      </w:r>
      <w:r w:rsidRPr="007020C3">
        <w:rPr>
          <w:rFonts w:ascii="Calibri" w:hAnsi="Calibri" w:cs="Calibri"/>
          <w:sz w:val="22"/>
          <w:szCs w:val="22"/>
        </w:rPr>
        <w:t xml:space="preserve"> means the period commencing on the 1</w:t>
      </w:r>
      <w:r w:rsidRPr="007020C3">
        <w:rPr>
          <w:rFonts w:ascii="Calibri" w:hAnsi="Calibri" w:cs="Calibri"/>
          <w:sz w:val="22"/>
          <w:szCs w:val="22"/>
          <w:vertAlign w:val="superscript"/>
        </w:rPr>
        <w:t>st</w:t>
      </w:r>
      <w:r w:rsidRPr="007020C3">
        <w:rPr>
          <w:rFonts w:ascii="Calibri" w:hAnsi="Calibri" w:cs="Calibri"/>
          <w:sz w:val="22"/>
          <w:szCs w:val="22"/>
        </w:rPr>
        <w:t>April in each year and ending on the 31</w:t>
      </w:r>
      <w:r w:rsidRPr="007020C3">
        <w:rPr>
          <w:rFonts w:ascii="Calibri" w:hAnsi="Calibri" w:cs="Calibri"/>
          <w:sz w:val="22"/>
          <w:szCs w:val="22"/>
          <w:vertAlign w:val="superscript"/>
        </w:rPr>
        <w:t>st</w:t>
      </w:r>
      <w:r w:rsidR="000B16AF">
        <w:rPr>
          <w:rFonts w:ascii="Calibri" w:hAnsi="Calibri" w:cs="Calibri"/>
          <w:sz w:val="22"/>
          <w:szCs w:val="22"/>
          <w:vertAlign w:val="superscript"/>
        </w:rPr>
        <w:t xml:space="preserve"> </w:t>
      </w:r>
      <w:r w:rsidRPr="007020C3">
        <w:rPr>
          <w:rFonts w:ascii="Calibri" w:hAnsi="Calibri" w:cs="Calibri"/>
          <w:sz w:val="22"/>
          <w:szCs w:val="22"/>
        </w:rPr>
        <w:t>March in the following year;</w:t>
      </w:r>
    </w:p>
    <w:p w14:paraId="00EBC596" w14:textId="77777777" w:rsidR="00623D09" w:rsidRPr="007020C3" w:rsidRDefault="00623D09" w:rsidP="00426D00">
      <w:pPr>
        <w:ind w:left="720"/>
        <w:rPr>
          <w:rFonts w:ascii="Calibri" w:hAnsi="Calibri" w:cs="Calibri"/>
          <w:i/>
          <w:iCs/>
          <w:color w:val="FF0000"/>
          <w:sz w:val="22"/>
          <w:szCs w:val="22"/>
        </w:rPr>
      </w:pPr>
    </w:p>
    <w:p w14:paraId="0E9DD910" w14:textId="77777777" w:rsidR="00623D09" w:rsidRPr="007020C3" w:rsidRDefault="00623D09" w:rsidP="000741B2">
      <w:pPr>
        <w:ind w:firstLine="720"/>
        <w:rPr>
          <w:rFonts w:ascii="Calibri" w:hAnsi="Calibri" w:cs="Calibri"/>
          <w:sz w:val="22"/>
          <w:szCs w:val="22"/>
        </w:rPr>
      </w:pPr>
      <w:r w:rsidRPr="007020C3">
        <w:rPr>
          <w:rFonts w:ascii="Calibri" w:hAnsi="Calibri" w:cs="Calibri"/>
          <w:b/>
          <w:bCs/>
          <w:sz w:val="22"/>
          <w:szCs w:val="22"/>
        </w:rPr>
        <w:t>“Local Government”</w:t>
      </w:r>
      <w:r w:rsidRPr="007020C3">
        <w:rPr>
          <w:rFonts w:ascii="Calibri" w:hAnsi="Calibri" w:cs="Calibri"/>
          <w:sz w:val="22"/>
          <w:szCs w:val="22"/>
        </w:rPr>
        <w:t xml:space="preserve"> means the City of Armadale; </w:t>
      </w:r>
    </w:p>
    <w:p w14:paraId="589CE765" w14:textId="77777777" w:rsidR="00623D09" w:rsidRPr="007020C3" w:rsidRDefault="00623D09">
      <w:pPr>
        <w:ind w:left="720"/>
        <w:rPr>
          <w:rFonts w:ascii="Calibri" w:hAnsi="Calibri" w:cs="Calibri"/>
          <w:sz w:val="22"/>
          <w:szCs w:val="22"/>
        </w:rPr>
      </w:pPr>
    </w:p>
    <w:p w14:paraId="1665EA75" w14:textId="1CF2BA16" w:rsidR="00623D09" w:rsidRPr="007020C3" w:rsidRDefault="00623D09">
      <w:pPr>
        <w:ind w:left="720"/>
        <w:rPr>
          <w:rFonts w:ascii="Calibri" w:hAnsi="Calibri" w:cs="Calibri"/>
          <w:sz w:val="22"/>
          <w:szCs w:val="22"/>
        </w:rPr>
      </w:pPr>
      <w:r w:rsidRPr="007020C3">
        <w:rPr>
          <w:rFonts w:ascii="Calibri" w:hAnsi="Calibri" w:cs="Calibri"/>
          <w:b/>
          <w:bCs/>
          <w:sz w:val="22"/>
          <w:szCs w:val="22"/>
        </w:rPr>
        <w:t xml:space="preserve">“The </w:t>
      </w:r>
      <w:r w:rsidR="008071F1">
        <w:rPr>
          <w:rFonts w:ascii="Calibri" w:hAnsi="Calibri" w:cs="Calibri"/>
          <w:b/>
          <w:bCs/>
          <w:sz w:val="22"/>
          <w:szCs w:val="22"/>
        </w:rPr>
        <w:t>Brigade</w:t>
      </w:r>
      <w:r w:rsidRPr="007020C3">
        <w:rPr>
          <w:rFonts w:ascii="Calibri" w:hAnsi="Calibri" w:cs="Calibri"/>
          <w:b/>
          <w:bCs/>
          <w:sz w:val="22"/>
          <w:szCs w:val="22"/>
        </w:rPr>
        <w:t>”</w:t>
      </w:r>
      <w:r w:rsidRPr="007020C3">
        <w:rPr>
          <w:rFonts w:ascii="Calibri" w:hAnsi="Calibri" w:cs="Calibri"/>
          <w:sz w:val="22"/>
          <w:szCs w:val="22"/>
        </w:rPr>
        <w:t xml:space="preserve"> means the Bedfordale Volunteer Bush Fire </w:t>
      </w:r>
      <w:r w:rsidR="008071F1">
        <w:rPr>
          <w:rFonts w:ascii="Calibri" w:hAnsi="Calibri" w:cs="Calibri"/>
          <w:sz w:val="22"/>
          <w:szCs w:val="22"/>
        </w:rPr>
        <w:t>Brigade</w:t>
      </w:r>
      <w:r w:rsidRPr="007020C3">
        <w:rPr>
          <w:rFonts w:ascii="Calibri" w:hAnsi="Calibri" w:cs="Calibri"/>
          <w:sz w:val="22"/>
          <w:szCs w:val="22"/>
        </w:rPr>
        <w:t>;</w:t>
      </w:r>
    </w:p>
    <w:p w14:paraId="5EE03908" w14:textId="77777777" w:rsidR="00623D09" w:rsidRPr="007020C3" w:rsidRDefault="00623D09">
      <w:pPr>
        <w:ind w:left="720"/>
        <w:rPr>
          <w:rFonts w:ascii="Calibri" w:hAnsi="Calibri" w:cs="Calibri"/>
          <w:sz w:val="22"/>
          <w:szCs w:val="22"/>
        </w:rPr>
      </w:pPr>
    </w:p>
    <w:p w14:paraId="5AF8E064" w14:textId="77777777" w:rsidR="00623D09" w:rsidRPr="007020C3" w:rsidRDefault="00623D09" w:rsidP="002A568D">
      <w:pPr>
        <w:pStyle w:val="Heading2"/>
        <w:numPr>
          <w:ilvl w:val="1"/>
          <w:numId w:val="12"/>
        </w:numPr>
        <w:rPr>
          <w:rFonts w:ascii="Calibri" w:hAnsi="Calibri" w:cs="Calibri"/>
          <w:b w:val="0"/>
          <w:bCs w:val="0"/>
          <w:sz w:val="24"/>
          <w:szCs w:val="24"/>
        </w:rPr>
      </w:pPr>
      <w:bookmarkStart w:id="166" w:name="_Toc5824316"/>
      <w:r w:rsidRPr="007020C3">
        <w:rPr>
          <w:rFonts w:ascii="Calibri" w:hAnsi="Calibri" w:cs="Calibri"/>
          <w:b w:val="0"/>
          <w:bCs w:val="0"/>
          <w:sz w:val="24"/>
          <w:szCs w:val="24"/>
        </w:rPr>
        <w:t>Interpretation of the</w:t>
      </w:r>
      <w:r>
        <w:rPr>
          <w:rFonts w:ascii="Calibri" w:hAnsi="Calibri" w:cs="Calibri"/>
          <w:b w:val="0"/>
          <w:bCs w:val="0"/>
          <w:sz w:val="24"/>
          <w:szCs w:val="24"/>
        </w:rPr>
        <w:t xml:space="preserve"> </w:t>
      </w:r>
      <w:r w:rsidRPr="007020C3">
        <w:rPr>
          <w:rFonts w:ascii="Calibri" w:hAnsi="Calibri" w:cs="Calibri"/>
          <w:b w:val="0"/>
          <w:bCs w:val="0"/>
          <w:sz w:val="24"/>
          <w:szCs w:val="24"/>
        </w:rPr>
        <w:t>Constitution</w:t>
      </w:r>
      <w:bookmarkEnd w:id="166"/>
    </w:p>
    <w:p w14:paraId="18C5392B" w14:textId="77777777" w:rsidR="00623D09" w:rsidRPr="007020C3" w:rsidRDefault="00623D09" w:rsidP="002F3094">
      <w:pPr>
        <w:spacing w:before="240" w:after="240"/>
        <w:ind w:left="720"/>
        <w:rPr>
          <w:rFonts w:ascii="Calibri" w:hAnsi="Calibri" w:cs="Calibri"/>
          <w:sz w:val="22"/>
          <w:szCs w:val="22"/>
        </w:rPr>
      </w:pPr>
      <w:r w:rsidRPr="007020C3">
        <w:rPr>
          <w:rFonts w:ascii="Calibri" w:hAnsi="Calibri" w:cs="Calibri"/>
          <w:sz w:val="22"/>
          <w:szCs w:val="22"/>
        </w:rPr>
        <w:t>The Local Government legal representative shall have the power to interpret this constitution in relation to dispute or difference which may arise between the members as to the interpretation of any provision of the constitution.  The decision of the Local Government legal representative on any question of interpretation shall be final.</w:t>
      </w:r>
    </w:p>
    <w:p w14:paraId="612EDC1E" w14:textId="77777777" w:rsidR="00623D09" w:rsidRPr="007020C3" w:rsidRDefault="00623D09" w:rsidP="002A568D">
      <w:pPr>
        <w:pStyle w:val="Heading2"/>
        <w:numPr>
          <w:ilvl w:val="1"/>
          <w:numId w:val="12"/>
        </w:numPr>
        <w:rPr>
          <w:rFonts w:ascii="Calibri" w:hAnsi="Calibri" w:cs="Calibri"/>
          <w:b w:val="0"/>
          <w:bCs w:val="0"/>
          <w:sz w:val="24"/>
          <w:szCs w:val="24"/>
        </w:rPr>
      </w:pPr>
      <w:bookmarkStart w:id="167" w:name="_Toc5824317"/>
      <w:r w:rsidRPr="007020C3">
        <w:rPr>
          <w:rFonts w:ascii="Calibri" w:hAnsi="Calibri" w:cs="Calibri"/>
          <w:b w:val="0"/>
          <w:bCs w:val="0"/>
          <w:sz w:val="24"/>
          <w:szCs w:val="24"/>
        </w:rPr>
        <w:lastRenderedPageBreak/>
        <w:t>Amendments to the Constitution</w:t>
      </w:r>
      <w:bookmarkEnd w:id="167"/>
    </w:p>
    <w:p w14:paraId="5DBF5F43" w14:textId="77777777" w:rsidR="00623D09" w:rsidRPr="007020C3" w:rsidRDefault="00623D09" w:rsidP="002A568D">
      <w:pPr>
        <w:pStyle w:val="ListParagraph"/>
        <w:numPr>
          <w:ilvl w:val="2"/>
          <w:numId w:val="12"/>
        </w:numPr>
        <w:spacing w:before="240" w:after="240"/>
        <w:ind w:left="1418" w:hanging="992"/>
        <w:rPr>
          <w:rFonts w:ascii="Calibri" w:hAnsi="Calibri" w:cs="Calibri"/>
          <w:color w:val="FF0000"/>
          <w:sz w:val="22"/>
          <w:szCs w:val="22"/>
        </w:rPr>
      </w:pPr>
      <w:r w:rsidRPr="007020C3">
        <w:rPr>
          <w:rFonts w:ascii="Calibri" w:hAnsi="Calibri" w:cs="Calibri"/>
          <w:sz w:val="22"/>
          <w:szCs w:val="22"/>
        </w:rPr>
        <w:t xml:space="preserve">The constitution may be amended at any general meeting provided that notice, in writing, of a desire to amend the constitution was given at the previous general meeting.  </w:t>
      </w:r>
    </w:p>
    <w:p w14:paraId="11B66A8E" w14:textId="0B0CAD0C"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Notification of proposed amendments shall be distributed in writing to all </w:t>
      </w:r>
      <w:r w:rsidR="008071F1">
        <w:rPr>
          <w:rFonts w:ascii="Calibri" w:hAnsi="Calibri" w:cs="Calibri"/>
          <w:sz w:val="22"/>
          <w:szCs w:val="22"/>
        </w:rPr>
        <w:t>Brigade</w:t>
      </w:r>
      <w:r w:rsidRPr="007020C3">
        <w:rPr>
          <w:rFonts w:ascii="Calibri" w:hAnsi="Calibri" w:cs="Calibri"/>
          <w:sz w:val="22"/>
          <w:szCs w:val="22"/>
        </w:rPr>
        <w:t xml:space="preserve"> members at least fourteen (14) </w:t>
      </w:r>
      <w:r w:rsidR="003B38F1" w:rsidRPr="007020C3">
        <w:rPr>
          <w:rFonts w:ascii="Calibri" w:hAnsi="Calibri" w:cs="Calibri"/>
          <w:sz w:val="22"/>
          <w:szCs w:val="22"/>
        </w:rPr>
        <w:t>days</w:t>
      </w:r>
      <w:r w:rsidRPr="007020C3">
        <w:rPr>
          <w:rFonts w:ascii="Calibri" w:hAnsi="Calibri" w:cs="Calibri"/>
          <w:sz w:val="22"/>
          <w:szCs w:val="22"/>
        </w:rPr>
        <w:t xml:space="preserve"> prior to the vote taking place.</w:t>
      </w:r>
    </w:p>
    <w:p w14:paraId="1E227B91" w14:textId="0C2E6A3E" w:rsidR="00623D09" w:rsidRPr="007020C3" w:rsidRDefault="00452F9E" w:rsidP="002A568D">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 xml:space="preserve">A majority of 75% (seventy five percent) of those present and those who have submitted proxy votes </w:t>
      </w:r>
      <w:r w:rsidR="007B236C">
        <w:rPr>
          <w:rFonts w:ascii="Calibri" w:hAnsi="Calibri" w:cs="Calibri"/>
          <w:sz w:val="22"/>
          <w:szCs w:val="22"/>
        </w:rPr>
        <w:t>in accordance with</w:t>
      </w:r>
      <w:r>
        <w:rPr>
          <w:rFonts w:ascii="Calibri" w:hAnsi="Calibri" w:cs="Calibri"/>
          <w:sz w:val="22"/>
          <w:szCs w:val="22"/>
        </w:rPr>
        <w:t xml:space="preserve"> </w:t>
      </w:r>
      <w:ins w:id="168" w:author="a a" w:date="2019-04-10T20:35:00Z">
        <w:r w:rsidR="00FE73FC">
          <w:rPr>
            <w:rFonts w:ascii="Calibri" w:hAnsi="Calibri" w:cs="Calibri"/>
            <w:sz w:val="22"/>
            <w:szCs w:val="22"/>
          </w:rPr>
          <w:t>rule</w:t>
        </w:r>
      </w:ins>
      <w:del w:id="169" w:author="a a" w:date="2019-04-10T20:35:00Z">
        <w:r w:rsidDel="00FE73FC">
          <w:rPr>
            <w:rFonts w:ascii="Calibri" w:hAnsi="Calibri" w:cs="Calibri"/>
            <w:sz w:val="22"/>
            <w:szCs w:val="22"/>
          </w:rPr>
          <w:delText>section</w:delText>
        </w:r>
      </w:del>
      <w:r>
        <w:rPr>
          <w:rFonts w:ascii="Calibri" w:hAnsi="Calibri" w:cs="Calibri"/>
          <w:sz w:val="22"/>
          <w:szCs w:val="22"/>
        </w:rPr>
        <w:t xml:space="preserve"> </w:t>
      </w:r>
      <w:r w:rsidRPr="007B236C">
        <w:rPr>
          <w:rFonts w:ascii="Calibri" w:hAnsi="Calibri" w:cs="Calibri"/>
          <w:sz w:val="22"/>
          <w:szCs w:val="22"/>
        </w:rPr>
        <w:t>5.1.6</w:t>
      </w:r>
      <w:r>
        <w:rPr>
          <w:rFonts w:ascii="Calibri" w:hAnsi="Calibri" w:cs="Calibri"/>
          <w:sz w:val="22"/>
          <w:szCs w:val="22"/>
        </w:rPr>
        <w:t xml:space="preserve"> of this constitution is required to amend th</w:t>
      </w:r>
      <w:r w:rsidR="007B236C">
        <w:rPr>
          <w:rFonts w:ascii="Calibri" w:hAnsi="Calibri" w:cs="Calibri"/>
          <w:sz w:val="22"/>
          <w:szCs w:val="22"/>
        </w:rPr>
        <w:t>is</w:t>
      </w:r>
      <w:r>
        <w:rPr>
          <w:rFonts w:ascii="Calibri" w:hAnsi="Calibri" w:cs="Calibri"/>
          <w:sz w:val="22"/>
          <w:szCs w:val="22"/>
        </w:rPr>
        <w:t xml:space="preserve"> constitution.</w:t>
      </w:r>
      <w:r w:rsidRPr="007020C3" w:rsidDel="00452F9E">
        <w:rPr>
          <w:rFonts w:ascii="Calibri" w:hAnsi="Calibri" w:cs="Calibri"/>
          <w:sz w:val="22"/>
          <w:szCs w:val="22"/>
        </w:rPr>
        <w:t xml:space="preserve"> </w:t>
      </w:r>
    </w:p>
    <w:p w14:paraId="2BEB2313" w14:textId="4075AC78"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Amendments to this constitution shall be made by the </w:t>
      </w:r>
      <w:r w:rsidR="008071F1">
        <w:rPr>
          <w:rFonts w:ascii="Calibri" w:hAnsi="Calibri" w:cs="Calibri"/>
          <w:sz w:val="22"/>
          <w:szCs w:val="22"/>
        </w:rPr>
        <w:t>Brigade</w:t>
      </w:r>
      <w:r w:rsidRPr="007020C3">
        <w:rPr>
          <w:rFonts w:ascii="Calibri" w:hAnsi="Calibri" w:cs="Calibri"/>
          <w:sz w:val="22"/>
          <w:szCs w:val="22"/>
        </w:rPr>
        <w:t xml:space="preserve"> Secretary within </w:t>
      </w:r>
      <w:r w:rsidR="00A22D68" w:rsidRPr="007020C3">
        <w:rPr>
          <w:rFonts w:ascii="Calibri" w:hAnsi="Calibri" w:cs="Calibri"/>
          <w:sz w:val="22"/>
          <w:szCs w:val="22"/>
        </w:rPr>
        <w:t>twenty-eight</w:t>
      </w:r>
      <w:r w:rsidRPr="007020C3">
        <w:rPr>
          <w:rFonts w:ascii="Calibri" w:hAnsi="Calibri" w:cs="Calibri"/>
          <w:sz w:val="22"/>
          <w:szCs w:val="22"/>
        </w:rPr>
        <w:t xml:space="preserve"> (28) </w:t>
      </w:r>
      <w:r w:rsidR="003B38F1" w:rsidRPr="007020C3">
        <w:rPr>
          <w:rFonts w:ascii="Calibri" w:hAnsi="Calibri" w:cs="Calibri"/>
          <w:sz w:val="22"/>
          <w:szCs w:val="22"/>
        </w:rPr>
        <w:t>days</w:t>
      </w:r>
      <w:r w:rsidRPr="007020C3">
        <w:rPr>
          <w:rFonts w:ascii="Calibri" w:hAnsi="Calibri" w:cs="Calibri"/>
          <w:sz w:val="22"/>
          <w:szCs w:val="22"/>
        </w:rPr>
        <w:t xml:space="preserve"> of that amendment being passed, and all members notified that the amendment has been made.  The </w:t>
      </w:r>
      <w:r w:rsidR="008071F1">
        <w:rPr>
          <w:rFonts w:ascii="Calibri" w:hAnsi="Calibri" w:cs="Calibri"/>
          <w:sz w:val="22"/>
          <w:szCs w:val="22"/>
        </w:rPr>
        <w:t>Brigade</w:t>
      </w:r>
      <w:r w:rsidRPr="007020C3">
        <w:rPr>
          <w:rFonts w:ascii="Calibri" w:hAnsi="Calibri" w:cs="Calibri"/>
          <w:sz w:val="22"/>
          <w:szCs w:val="22"/>
        </w:rPr>
        <w:t xml:space="preserve"> Secretary shall provide the President, Captain and Chief Bushfire Control Officer with a copy of the amended constitution within </w:t>
      </w:r>
      <w:r w:rsidR="00A22D68" w:rsidRPr="007020C3">
        <w:rPr>
          <w:rFonts w:ascii="Calibri" w:hAnsi="Calibri" w:cs="Calibri"/>
          <w:sz w:val="22"/>
          <w:szCs w:val="22"/>
        </w:rPr>
        <w:t>twenty-eight</w:t>
      </w:r>
      <w:r w:rsidRPr="007020C3">
        <w:rPr>
          <w:rFonts w:ascii="Calibri" w:hAnsi="Calibri" w:cs="Calibri"/>
          <w:sz w:val="22"/>
          <w:szCs w:val="22"/>
        </w:rPr>
        <w:t xml:space="preserve"> (28) </w:t>
      </w:r>
      <w:r w:rsidR="003B38F1" w:rsidRPr="007020C3">
        <w:rPr>
          <w:rFonts w:ascii="Calibri" w:hAnsi="Calibri" w:cs="Calibri"/>
          <w:sz w:val="22"/>
          <w:szCs w:val="22"/>
        </w:rPr>
        <w:t>days</w:t>
      </w:r>
      <w:r w:rsidRPr="007020C3">
        <w:rPr>
          <w:rFonts w:ascii="Calibri" w:hAnsi="Calibri" w:cs="Calibri"/>
          <w:sz w:val="22"/>
          <w:szCs w:val="22"/>
        </w:rPr>
        <w:t xml:space="preserve"> of any amendments being made.</w:t>
      </w:r>
    </w:p>
    <w:p w14:paraId="76AD489F" w14:textId="548C1573"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Secretary shall keep an updated copy of this constitution on station and shall provide a copy of such to any member who requires it.</w:t>
      </w:r>
    </w:p>
    <w:p w14:paraId="70C7E8DB" w14:textId="77777777" w:rsidR="00623D09" w:rsidRDefault="00623D09">
      <w:pPr>
        <w:rPr>
          <w:rFonts w:ascii="Calibri" w:hAnsi="Calibri" w:cs="Calibri"/>
          <w:sz w:val="28"/>
          <w:szCs w:val="28"/>
        </w:rPr>
      </w:pPr>
      <w:r>
        <w:rPr>
          <w:rFonts w:ascii="Calibri" w:hAnsi="Calibri" w:cs="Calibri"/>
          <w:b/>
          <w:bCs/>
          <w:sz w:val="28"/>
          <w:szCs w:val="28"/>
        </w:rPr>
        <w:br w:type="page"/>
      </w:r>
    </w:p>
    <w:p w14:paraId="403D0561" w14:textId="77777777" w:rsidR="00623D09" w:rsidRPr="007020C3" w:rsidRDefault="00623D09" w:rsidP="002A568D">
      <w:pPr>
        <w:pStyle w:val="Heading1"/>
        <w:numPr>
          <w:ilvl w:val="0"/>
          <w:numId w:val="12"/>
        </w:numPr>
        <w:rPr>
          <w:rFonts w:ascii="Calibri" w:hAnsi="Calibri" w:cs="Calibri"/>
          <w:b w:val="0"/>
          <w:bCs w:val="0"/>
          <w:sz w:val="28"/>
          <w:szCs w:val="28"/>
        </w:rPr>
      </w:pPr>
      <w:bookmarkStart w:id="170" w:name="_Toc5824318"/>
      <w:r w:rsidRPr="007020C3">
        <w:rPr>
          <w:rFonts w:ascii="Calibri" w:hAnsi="Calibri" w:cs="Calibri"/>
          <w:b w:val="0"/>
          <w:bCs w:val="0"/>
          <w:sz w:val="28"/>
          <w:szCs w:val="28"/>
        </w:rPr>
        <w:lastRenderedPageBreak/>
        <w:t>NAME AND OBJECTIVES</w:t>
      </w:r>
      <w:bookmarkEnd w:id="170"/>
    </w:p>
    <w:p w14:paraId="000442C4" w14:textId="77777777" w:rsidR="00623D09" w:rsidRPr="007020C3" w:rsidRDefault="00623D09" w:rsidP="002A568D">
      <w:pPr>
        <w:pStyle w:val="Heading2"/>
        <w:numPr>
          <w:ilvl w:val="1"/>
          <w:numId w:val="12"/>
        </w:numPr>
        <w:rPr>
          <w:rFonts w:ascii="Calibri" w:hAnsi="Calibri" w:cs="Calibri"/>
          <w:b w:val="0"/>
          <w:bCs w:val="0"/>
          <w:sz w:val="24"/>
          <w:szCs w:val="24"/>
        </w:rPr>
      </w:pPr>
      <w:bookmarkStart w:id="171" w:name="_Toc5824319"/>
      <w:r w:rsidRPr="007020C3">
        <w:rPr>
          <w:rFonts w:ascii="Calibri" w:hAnsi="Calibri" w:cs="Calibri"/>
          <w:b w:val="0"/>
          <w:bCs w:val="0"/>
          <w:sz w:val="24"/>
          <w:szCs w:val="24"/>
        </w:rPr>
        <w:t>Name</w:t>
      </w:r>
      <w:bookmarkEnd w:id="171"/>
    </w:p>
    <w:p w14:paraId="3E821B97" w14:textId="687091BE" w:rsidR="00623D09" w:rsidRPr="007020C3" w:rsidRDefault="00623D09" w:rsidP="002F3094">
      <w:pPr>
        <w:spacing w:before="240" w:after="240"/>
        <w:ind w:left="720"/>
        <w:rPr>
          <w:rFonts w:ascii="Calibri" w:hAnsi="Calibri" w:cs="Calibri"/>
          <w:sz w:val="22"/>
          <w:szCs w:val="22"/>
        </w:rPr>
      </w:pPr>
      <w:r w:rsidRPr="007020C3">
        <w:rPr>
          <w:rFonts w:ascii="Calibri" w:hAnsi="Calibri" w:cs="Calibri"/>
          <w:sz w:val="22"/>
          <w:szCs w:val="22"/>
        </w:rPr>
        <w:t xml:space="preserve">The association shall be called the “Bedfordale Volunteer Bush Fire </w:t>
      </w:r>
      <w:r w:rsidR="008071F1">
        <w:rPr>
          <w:rFonts w:ascii="Calibri" w:hAnsi="Calibri" w:cs="Calibri"/>
          <w:sz w:val="22"/>
          <w:szCs w:val="22"/>
        </w:rPr>
        <w:t xml:space="preserve">Brigade”, hereinafter referred to as the Brigade. </w:t>
      </w:r>
    </w:p>
    <w:p w14:paraId="20694727" w14:textId="4194264D" w:rsidR="00623D09" w:rsidRPr="007020C3" w:rsidRDefault="008071F1" w:rsidP="002A568D">
      <w:pPr>
        <w:pStyle w:val="Heading2"/>
        <w:numPr>
          <w:ilvl w:val="1"/>
          <w:numId w:val="12"/>
        </w:numPr>
        <w:rPr>
          <w:rFonts w:ascii="Calibri" w:hAnsi="Calibri" w:cs="Calibri"/>
          <w:b w:val="0"/>
          <w:bCs w:val="0"/>
          <w:sz w:val="24"/>
          <w:szCs w:val="24"/>
        </w:rPr>
      </w:pPr>
      <w:bookmarkStart w:id="172" w:name="_Toc5824320"/>
      <w:r>
        <w:rPr>
          <w:rFonts w:ascii="Calibri" w:hAnsi="Calibri" w:cs="Calibri"/>
          <w:b w:val="0"/>
          <w:bCs w:val="0"/>
          <w:sz w:val="24"/>
          <w:szCs w:val="24"/>
        </w:rPr>
        <w:t>Brigade</w:t>
      </w:r>
      <w:r w:rsidR="00623D09" w:rsidRPr="007020C3">
        <w:rPr>
          <w:rFonts w:ascii="Calibri" w:hAnsi="Calibri" w:cs="Calibri"/>
          <w:b w:val="0"/>
          <w:bCs w:val="0"/>
          <w:sz w:val="24"/>
          <w:szCs w:val="24"/>
        </w:rPr>
        <w:t xml:space="preserve"> Area</w:t>
      </w:r>
      <w:bookmarkEnd w:id="172"/>
    </w:p>
    <w:p w14:paraId="01DB5599" w14:textId="323491D3" w:rsidR="00623D09" w:rsidRPr="007020C3" w:rsidRDefault="00623D09" w:rsidP="002F3094">
      <w:pPr>
        <w:spacing w:before="240" w:after="240"/>
        <w:ind w:left="720"/>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is responsible primarily for the district of Bedfordale as defined by the local government.</w:t>
      </w:r>
    </w:p>
    <w:p w14:paraId="566F8B6C" w14:textId="77777777" w:rsidR="00623D09" w:rsidRPr="007020C3" w:rsidRDefault="00623D09" w:rsidP="002A568D">
      <w:pPr>
        <w:pStyle w:val="Heading2"/>
        <w:numPr>
          <w:ilvl w:val="1"/>
          <w:numId w:val="12"/>
        </w:numPr>
        <w:rPr>
          <w:rFonts w:ascii="Calibri" w:hAnsi="Calibri" w:cs="Calibri"/>
          <w:b w:val="0"/>
          <w:bCs w:val="0"/>
          <w:sz w:val="24"/>
          <w:szCs w:val="24"/>
        </w:rPr>
      </w:pPr>
      <w:bookmarkStart w:id="173" w:name="_Toc5824321"/>
      <w:r w:rsidRPr="007020C3">
        <w:rPr>
          <w:rFonts w:ascii="Calibri" w:hAnsi="Calibri" w:cs="Calibri"/>
          <w:b w:val="0"/>
          <w:bCs w:val="0"/>
          <w:sz w:val="24"/>
          <w:szCs w:val="24"/>
        </w:rPr>
        <w:t>Powers</w:t>
      </w:r>
      <w:bookmarkEnd w:id="173"/>
    </w:p>
    <w:p w14:paraId="10449AF6" w14:textId="4872B97A"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has the power to do all such things as are necessary within the provisions of the Act and the by-laws incidental or conducive to the attainment of the objectives of the </w:t>
      </w:r>
      <w:r w:rsidR="008071F1">
        <w:rPr>
          <w:rFonts w:ascii="Calibri" w:hAnsi="Calibri" w:cs="Calibri"/>
          <w:sz w:val="22"/>
          <w:szCs w:val="22"/>
        </w:rPr>
        <w:t>Brigade</w:t>
      </w:r>
      <w:r w:rsidRPr="007020C3">
        <w:rPr>
          <w:rFonts w:ascii="Calibri" w:hAnsi="Calibri" w:cs="Calibri"/>
          <w:sz w:val="22"/>
          <w:szCs w:val="22"/>
        </w:rPr>
        <w:t>.</w:t>
      </w:r>
    </w:p>
    <w:p w14:paraId="32F988FD" w14:textId="744264A5" w:rsidR="00623D09" w:rsidRPr="007020C3" w:rsidRDefault="00623D09" w:rsidP="002A568D">
      <w:pPr>
        <w:pStyle w:val="Heading2"/>
        <w:numPr>
          <w:ilvl w:val="1"/>
          <w:numId w:val="12"/>
        </w:numPr>
        <w:rPr>
          <w:rFonts w:ascii="Calibri" w:hAnsi="Calibri" w:cs="Calibri"/>
          <w:b w:val="0"/>
          <w:bCs w:val="0"/>
          <w:sz w:val="24"/>
          <w:szCs w:val="24"/>
        </w:rPr>
      </w:pPr>
      <w:bookmarkStart w:id="174" w:name="_Toc5824322"/>
      <w:r w:rsidRPr="007020C3">
        <w:rPr>
          <w:rFonts w:ascii="Calibri" w:hAnsi="Calibri" w:cs="Calibri"/>
          <w:b w:val="0"/>
          <w:bCs w:val="0"/>
          <w:sz w:val="24"/>
          <w:szCs w:val="24"/>
        </w:rPr>
        <w:t xml:space="preserve">Objectives of the Bedfordale Volunteer Bush Fire </w:t>
      </w:r>
      <w:r w:rsidR="008071F1">
        <w:rPr>
          <w:rFonts w:ascii="Calibri" w:hAnsi="Calibri" w:cs="Calibri"/>
          <w:b w:val="0"/>
          <w:bCs w:val="0"/>
          <w:sz w:val="24"/>
          <w:szCs w:val="24"/>
        </w:rPr>
        <w:t>Brigade</w:t>
      </w:r>
      <w:bookmarkEnd w:id="174"/>
    </w:p>
    <w:p w14:paraId="2A091F8A" w14:textId="4C2C2D44"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The objectives of the </w:t>
      </w:r>
      <w:r w:rsidR="008071F1">
        <w:rPr>
          <w:rFonts w:ascii="Calibri" w:hAnsi="Calibri" w:cs="Calibri"/>
          <w:sz w:val="22"/>
          <w:szCs w:val="22"/>
        </w:rPr>
        <w:t>Brigade</w:t>
      </w:r>
      <w:r w:rsidRPr="007020C3">
        <w:rPr>
          <w:rFonts w:ascii="Calibri" w:hAnsi="Calibri" w:cs="Calibri"/>
          <w:sz w:val="22"/>
          <w:szCs w:val="22"/>
        </w:rPr>
        <w:t xml:space="preserve"> are – </w:t>
      </w:r>
    </w:p>
    <w:p w14:paraId="3B0BAB81" w14:textId="55D17992"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carry out normal </w:t>
      </w:r>
      <w:r w:rsidR="008071F1">
        <w:rPr>
          <w:sz w:val="20"/>
          <w:szCs w:val="20"/>
        </w:rPr>
        <w:t>Brigade</w:t>
      </w:r>
      <w:r w:rsidRPr="007020C3">
        <w:rPr>
          <w:rFonts w:ascii="Calibri" w:hAnsi="Calibri" w:cs="Calibri"/>
          <w:sz w:val="22"/>
          <w:szCs w:val="22"/>
        </w:rPr>
        <w:t xml:space="preserve"> activities as defined in the Act;</w:t>
      </w:r>
    </w:p>
    <w:p w14:paraId="49BF3A72" w14:textId="77777777"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to prevent, control and suppress fires in the district of Bedfordale, the Local Government and the surrounding areas as required;</w:t>
      </w:r>
    </w:p>
    <w:p w14:paraId="4832054D" w14:textId="6E4BEFDD"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provide a timely, efficient and appropriate response to bush </w:t>
      </w:r>
      <w:r w:rsidR="00A22D68" w:rsidRPr="007020C3">
        <w:rPr>
          <w:rFonts w:ascii="Calibri" w:hAnsi="Calibri" w:cs="Calibri"/>
          <w:sz w:val="22"/>
          <w:szCs w:val="22"/>
        </w:rPr>
        <w:t>fire incidents</w:t>
      </w:r>
      <w:r w:rsidRPr="007020C3">
        <w:rPr>
          <w:rFonts w:ascii="Calibri" w:hAnsi="Calibri" w:cs="Calibri"/>
          <w:sz w:val="22"/>
          <w:szCs w:val="22"/>
        </w:rPr>
        <w:t xml:space="preserve"> and any other incident as requested by the local government or </w:t>
      </w:r>
      <w:r w:rsidR="007B236C">
        <w:rPr>
          <w:rFonts w:ascii="Calibri" w:hAnsi="Calibri" w:cs="Calibri"/>
          <w:sz w:val="22"/>
          <w:szCs w:val="22"/>
        </w:rPr>
        <w:t>Department</w:t>
      </w:r>
      <w:r w:rsidRPr="007020C3">
        <w:rPr>
          <w:rFonts w:ascii="Calibri" w:hAnsi="Calibri" w:cs="Calibri"/>
          <w:sz w:val="22"/>
          <w:szCs w:val="22"/>
        </w:rPr>
        <w:t>;</w:t>
      </w:r>
    </w:p>
    <w:p w14:paraId="4202254D" w14:textId="77777777"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to encourage and foster public awareness of the dangers of bush fires;</w:t>
      </w:r>
    </w:p>
    <w:p w14:paraId="675DDC01" w14:textId="4AEAD6D0"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ensure that </w:t>
      </w:r>
      <w:r w:rsidR="008071F1">
        <w:rPr>
          <w:rFonts w:ascii="Calibri" w:hAnsi="Calibri" w:cs="Calibri"/>
          <w:sz w:val="22"/>
          <w:szCs w:val="22"/>
        </w:rPr>
        <w:t>Brigade</w:t>
      </w:r>
      <w:r w:rsidRPr="007020C3">
        <w:rPr>
          <w:rFonts w:ascii="Calibri" w:hAnsi="Calibri" w:cs="Calibri"/>
          <w:sz w:val="22"/>
          <w:szCs w:val="22"/>
        </w:rPr>
        <w:t xml:space="preserve"> members are properly trained for </w:t>
      </w:r>
      <w:r w:rsidR="008071F1">
        <w:rPr>
          <w:rFonts w:ascii="Calibri" w:hAnsi="Calibri" w:cs="Calibri"/>
          <w:sz w:val="22"/>
          <w:szCs w:val="22"/>
        </w:rPr>
        <w:t>Brigade</w:t>
      </w:r>
      <w:r w:rsidRPr="007020C3">
        <w:rPr>
          <w:rFonts w:ascii="Calibri" w:hAnsi="Calibri" w:cs="Calibri"/>
          <w:sz w:val="22"/>
          <w:szCs w:val="22"/>
        </w:rPr>
        <w:t xml:space="preserve"> operations;</w:t>
      </w:r>
    </w:p>
    <w:p w14:paraId="16CDF4D2" w14:textId="5FC211E1"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ensure the safety of all </w:t>
      </w:r>
      <w:r w:rsidR="008071F1">
        <w:rPr>
          <w:rFonts w:ascii="Calibri" w:hAnsi="Calibri" w:cs="Calibri"/>
          <w:sz w:val="22"/>
          <w:szCs w:val="22"/>
        </w:rPr>
        <w:t>Brigade</w:t>
      </w:r>
      <w:r w:rsidRPr="007020C3">
        <w:rPr>
          <w:rFonts w:ascii="Calibri" w:hAnsi="Calibri" w:cs="Calibri"/>
          <w:sz w:val="22"/>
          <w:szCs w:val="22"/>
        </w:rPr>
        <w:t xml:space="preserve"> members at emergency incidents and authorised </w:t>
      </w:r>
      <w:r w:rsidR="008071F1">
        <w:rPr>
          <w:rFonts w:ascii="Calibri" w:hAnsi="Calibri" w:cs="Calibri"/>
          <w:sz w:val="22"/>
          <w:szCs w:val="22"/>
        </w:rPr>
        <w:t>Brigade</w:t>
      </w:r>
      <w:r w:rsidRPr="007020C3">
        <w:rPr>
          <w:rFonts w:ascii="Calibri" w:hAnsi="Calibri" w:cs="Calibri"/>
          <w:sz w:val="22"/>
          <w:szCs w:val="22"/>
        </w:rPr>
        <w:t xml:space="preserve"> activities;</w:t>
      </w:r>
    </w:p>
    <w:p w14:paraId="7635E9B0" w14:textId="77777777"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to work effectively and professionally with other agencies, organisations, bodies and individuals to mitigate the threat of fire and any emergency incident in the community;</w:t>
      </w:r>
    </w:p>
    <w:p w14:paraId="0D52F722" w14:textId="3334DE7F"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advise on matters referred to the </w:t>
      </w:r>
      <w:r w:rsidR="008071F1">
        <w:rPr>
          <w:rFonts w:ascii="Calibri" w:hAnsi="Calibri" w:cs="Calibri"/>
          <w:sz w:val="22"/>
          <w:szCs w:val="22"/>
        </w:rPr>
        <w:t>Brigade</w:t>
      </w:r>
      <w:r w:rsidRPr="007020C3">
        <w:rPr>
          <w:rFonts w:ascii="Calibri" w:hAnsi="Calibri" w:cs="Calibri"/>
          <w:sz w:val="22"/>
          <w:szCs w:val="22"/>
        </w:rPr>
        <w:t xml:space="preserve"> by the local government through the appropriate committees;</w:t>
      </w:r>
    </w:p>
    <w:p w14:paraId="42DF7FEF" w14:textId="0E488E59"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perform any other function assigned to the </w:t>
      </w:r>
      <w:r w:rsidR="008071F1">
        <w:rPr>
          <w:rFonts w:ascii="Calibri" w:hAnsi="Calibri" w:cs="Calibri"/>
          <w:sz w:val="22"/>
          <w:szCs w:val="22"/>
        </w:rPr>
        <w:t>Brigade</w:t>
      </w:r>
      <w:r w:rsidRPr="007020C3">
        <w:rPr>
          <w:rFonts w:ascii="Calibri" w:hAnsi="Calibri" w:cs="Calibri"/>
          <w:sz w:val="22"/>
          <w:szCs w:val="22"/>
        </w:rPr>
        <w:t xml:space="preserve"> in accordance with the Act or</w:t>
      </w:r>
      <w:r w:rsidR="006353CD">
        <w:rPr>
          <w:rFonts w:ascii="Calibri" w:hAnsi="Calibri" w:cs="Calibri"/>
          <w:sz w:val="22"/>
          <w:szCs w:val="22"/>
        </w:rPr>
        <w:t xml:space="preserve"> local </w:t>
      </w:r>
      <w:r w:rsidRPr="007020C3">
        <w:rPr>
          <w:rFonts w:ascii="Calibri" w:hAnsi="Calibri" w:cs="Calibri"/>
          <w:sz w:val="22"/>
          <w:szCs w:val="22"/>
        </w:rPr>
        <w:t>laws;</w:t>
      </w:r>
    </w:p>
    <w:p w14:paraId="133BD097" w14:textId="1089A881" w:rsidR="00623D09" w:rsidRPr="007020C3" w:rsidRDefault="00623D09" w:rsidP="008B7767">
      <w:pPr>
        <w:pStyle w:val="ListParagraph"/>
        <w:numPr>
          <w:ilvl w:val="0"/>
          <w:numId w:val="22"/>
        </w:numPr>
        <w:rPr>
          <w:rFonts w:ascii="Calibri" w:hAnsi="Calibri" w:cs="Calibri"/>
          <w:sz w:val="22"/>
          <w:szCs w:val="22"/>
        </w:rPr>
      </w:pPr>
      <w:r w:rsidRPr="007020C3">
        <w:rPr>
          <w:rFonts w:ascii="Calibri" w:hAnsi="Calibri" w:cs="Calibri"/>
          <w:sz w:val="22"/>
          <w:szCs w:val="22"/>
        </w:rPr>
        <w:t xml:space="preserve">to promote the role of the </w:t>
      </w:r>
      <w:r w:rsidR="008071F1">
        <w:rPr>
          <w:rFonts w:ascii="Calibri" w:hAnsi="Calibri" w:cs="Calibri"/>
          <w:sz w:val="22"/>
          <w:szCs w:val="22"/>
        </w:rPr>
        <w:t>Brigade</w:t>
      </w:r>
      <w:r w:rsidRPr="007020C3">
        <w:rPr>
          <w:rFonts w:ascii="Calibri" w:hAnsi="Calibri" w:cs="Calibri"/>
          <w:sz w:val="22"/>
          <w:szCs w:val="22"/>
        </w:rPr>
        <w:t xml:space="preserve"> within the community;</w:t>
      </w:r>
    </w:p>
    <w:p w14:paraId="78BDDF62" w14:textId="77777777" w:rsidR="00623D09" w:rsidRPr="007020C3" w:rsidRDefault="00623D09">
      <w:pPr>
        <w:ind w:left="720"/>
        <w:rPr>
          <w:rFonts w:ascii="Calibri" w:hAnsi="Calibri" w:cs="Calibri"/>
          <w:sz w:val="22"/>
          <w:szCs w:val="22"/>
        </w:rPr>
      </w:pPr>
    </w:p>
    <w:p w14:paraId="272FAB17" w14:textId="77777777" w:rsidR="00623D09" w:rsidRDefault="00623D09">
      <w:pPr>
        <w:rPr>
          <w:rFonts w:ascii="Calibri" w:hAnsi="Calibri" w:cs="Calibri"/>
          <w:sz w:val="28"/>
          <w:szCs w:val="28"/>
        </w:rPr>
      </w:pPr>
      <w:r>
        <w:rPr>
          <w:rFonts w:ascii="Calibri" w:hAnsi="Calibri" w:cs="Calibri"/>
          <w:b/>
          <w:bCs/>
          <w:sz w:val="28"/>
          <w:szCs w:val="28"/>
        </w:rPr>
        <w:br w:type="page"/>
      </w:r>
    </w:p>
    <w:p w14:paraId="6AC347D3" w14:textId="0C120ADF" w:rsidR="00623D09" w:rsidRPr="007020C3" w:rsidRDefault="008071F1" w:rsidP="002A568D">
      <w:pPr>
        <w:pStyle w:val="Heading1"/>
        <w:numPr>
          <w:ilvl w:val="0"/>
          <w:numId w:val="12"/>
        </w:numPr>
        <w:rPr>
          <w:rFonts w:ascii="Calibri" w:hAnsi="Calibri" w:cs="Calibri"/>
          <w:b w:val="0"/>
          <w:bCs w:val="0"/>
          <w:sz w:val="28"/>
          <w:szCs w:val="28"/>
        </w:rPr>
      </w:pPr>
      <w:bookmarkStart w:id="175" w:name="_Toc5824323"/>
      <w:r>
        <w:rPr>
          <w:rFonts w:ascii="Calibri" w:hAnsi="Calibri" w:cs="Calibri"/>
          <w:b w:val="0"/>
          <w:bCs w:val="0"/>
          <w:sz w:val="28"/>
          <w:szCs w:val="28"/>
        </w:rPr>
        <w:lastRenderedPageBreak/>
        <w:t>BRIGADE</w:t>
      </w:r>
      <w:r w:rsidR="00623D09" w:rsidRPr="007020C3">
        <w:rPr>
          <w:rFonts w:ascii="Calibri" w:hAnsi="Calibri" w:cs="Calibri"/>
          <w:b w:val="0"/>
          <w:bCs w:val="0"/>
          <w:sz w:val="28"/>
          <w:szCs w:val="28"/>
        </w:rPr>
        <w:t xml:space="preserve"> MEMBERSHIP</w:t>
      </w:r>
      <w:bookmarkEnd w:id="175"/>
    </w:p>
    <w:p w14:paraId="60A76BE0" w14:textId="77777777" w:rsidR="00623D09" w:rsidRPr="007020C3" w:rsidRDefault="00623D09" w:rsidP="002A568D">
      <w:pPr>
        <w:pStyle w:val="Heading2"/>
        <w:numPr>
          <w:ilvl w:val="1"/>
          <w:numId w:val="12"/>
        </w:numPr>
        <w:rPr>
          <w:rFonts w:ascii="Calibri" w:hAnsi="Calibri" w:cs="Calibri"/>
          <w:b w:val="0"/>
          <w:bCs w:val="0"/>
          <w:sz w:val="24"/>
          <w:szCs w:val="24"/>
        </w:rPr>
      </w:pPr>
      <w:bookmarkStart w:id="176" w:name="_Toc5824324"/>
      <w:r w:rsidRPr="007020C3">
        <w:rPr>
          <w:rFonts w:ascii="Calibri" w:hAnsi="Calibri" w:cs="Calibri"/>
          <w:b w:val="0"/>
          <w:bCs w:val="0"/>
          <w:sz w:val="24"/>
          <w:szCs w:val="24"/>
        </w:rPr>
        <w:t>Types of Membership</w:t>
      </w:r>
      <w:bookmarkEnd w:id="176"/>
    </w:p>
    <w:p w14:paraId="11E264BE" w14:textId="5B0DE560"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The membership of the </w:t>
      </w:r>
      <w:r w:rsidR="008071F1">
        <w:rPr>
          <w:rFonts w:ascii="Calibri" w:hAnsi="Calibri" w:cs="Calibri"/>
          <w:sz w:val="22"/>
          <w:szCs w:val="22"/>
        </w:rPr>
        <w:t>Brigade</w:t>
      </w:r>
      <w:r w:rsidRPr="007020C3">
        <w:rPr>
          <w:rFonts w:ascii="Calibri" w:hAnsi="Calibri" w:cs="Calibri"/>
          <w:sz w:val="22"/>
          <w:szCs w:val="22"/>
        </w:rPr>
        <w:t xml:space="preserve"> is separated into four categories:</w:t>
      </w:r>
    </w:p>
    <w:p w14:paraId="353F83DF" w14:textId="77777777" w:rsidR="00623D09" w:rsidRPr="007020C3" w:rsidRDefault="00623D09" w:rsidP="008B7767">
      <w:pPr>
        <w:pStyle w:val="ListParagraph"/>
        <w:numPr>
          <w:ilvl w:val="0"/>
          <w:numId w:val="23"/>
        </w:numPr>
        <w:rPr>
          <w:rFonts w:ascii="Calibri" w:hAnsi="Calibri" w:cs="Calibri"/>
          <w:sz w:val="22"/>
          <w:szCs w:val="22"/>
        </w:rPr>
      </w:pPr>
      <w:r w:rsidRPr="007020C3">
        <w:rPr>
          <w:rFonts w:ascii="Calibri" w:hAnsi="Calibri" w:cs="Calibri"/>
          <w:sz w:val="22"/>
          <w:szCs w:val="22"/>
        </w:rPr>
        <w:t xml:space="preserve">active members; </w:t>
      </w:r>
    </w:p>
    <w:p w14:paraId="60B2DA5A" w14:textId="77777777" w:rsidR="00623D09" w:rsidRPr="007020C3" w:rsidRDefault="00623D09" w:rsidP="008B7767">
      <w:pPr>
        <w:pStyle w:val="ListParagraph"/>
        <w:numPr>
          <w:ilvl w:val="0"/>
          <w:numId w:val="23"/>
        </w:numPr>
        <w:rPr>
          <w:rFonts w:ascii="Calibri" w:hAnsi="Calibri" w:cs="Calibri"/>
          <w:sz w:val="22"/>
          <w:szCs w:val="22"/>
        </w:rPr>
      </w:pPr>
      <w:r w:rsidRPr="007020C3">
        <w:rPr>
          <w:rFonts w:ascii="Calibri" w:hAnsi="Calibri" w:cs="Calibri"/>
          <w:sz w:val="22"/>
          <w:szCs w:val="22"/>
        </w:rPr>
        <w:t xml:space="preserve">auxiliary members; </w:t>
      </w:r>
    </w:p>
    <w:p w14:paraId="486F8E74" w14:textId="77777777" w:rsidR="00623D09" w:rsidRPr="007020C3" w:rsidRDefault="00623D09" w:rsidP="008B7767">
      <w:pPr>
        <w:pStyle w:val="ListParagraph"/>
        <w:numPr>
          <w:ilvl w:val="0"/>
          <w:numId w:val="23"/>
        </w:numPr>
        <w:rPr>
          <w:rFonts w:ascii="Calibri" w:hAnsi="Calibri" w:cs="Calibri"/>
          <w:sz w:val="22"/>
          <w:szCs w:val="22"/>
        </w:rPr>
      </w:pPr>
      <w:r w:rsidRPr="007020C3">
        <w:rPr>
          <w:rFonts w:ascii="Calibri" w:hAnsi="Calibri" w:cs="Calibri"/>
          <w:sz w:val="22"/>
          <w:szCs w:val="22"/>
        </w:rPr>
        <w:t xml:space="preserve">cadet members; and </w:t>
      </w:r>
    </w:p>
    <w:p w14:paraId="7AB8D739" w14:textId="77777777" w:rsidR="00623D09" w:rsidRPr="007020C3" w:rsidRDefault="00623D09" w:rsidP="008B7767">
      <w:pPr>
        <w:pStyle w:val="ListParagraph"/>
        <w:numPr>
          <w:ilvl w:val="0"/>
          <w:numId w:val="23"/>
        </w:numPr>
        <w:rPr>
          <w:rFonts w:ascii="Calibri" w:hAnsi="Calibri" w:cs="Calibri"/>
          <w:sz w:val="22"/>
          <w:szCs w:val="22"/>
        </w:rPr>
      </w:pPr>
      <w:r w:rsidRPr="007020C3">
        <w:rPr>
          <w:rFonts w:ascii="Calibri" w:hAnsi="Calibri" w:cs="Calibri"/>
          <w:sz w:val="22"/>
          <w:szCs w:val="22"/>
        </w:rPr>
        <w:t xml:space="preserve">honorary life members. </w:t>
      </w:r>
    </w:p>
    <w:p w14:paraId="202592CE" w14:textId="77777777" w:rsidR="00623D09" w:rsidRPr="007020C3" w:rsidRDefault="00623D09" w:rsidP="002A568D">
      <w:pPr>
        <w:pStyle w:val="Heading2"/>
        <w:numPr>
          <w:ilvl w:val="1"/>
          <w:numId w:val="12"/>
        </w:numPr>
        <w:rPr>
          <w:rFonts w:ascii="Calibri" w:hAnsi="Calibri" w:cs="Calibri"/>
          <w:b w:val="0"/>
          <w:bCs w:val="0"/>
          <w:sz w:val="24"/>
          <w:szCs w:val="24"/>
        </w:rPr>
      </w:pPr>
      <w:bookmarkStart w:id="177" w:name="_Toc5824325"/>
      <w:r w:rsidRPr="007020C3">
        <w:rPr>
          <w:rFonts w:ascii="Calibri" w:hAnsi="Calibri" w:cs="Calibri"/>
          <w:b w:val="0"/>
          <w:bCs w:val="0"/>
          <w:sz w:val="24"/>
          <w:szCs w:val="24"/>
        </w:rPr>
        <w:t>Active Members</w:t>
      </w:r>
      <w:bookmarkEnd w:id="177"/>
    </w:p>
    <w:p w14:paraId="5C7DAE4B" w14:textId="07F1EBE7"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A person being at least the age defined by the </w:t>
      </w:r>
      <w:r w:rsidR="007B236C">
        <w:rPr>
          <w:rFonts w:ascii="Calibri" w:hAnsi="Calibri" w:cs="Calibri"/>
          <w:sz w:val="22"/>
          <w:szCs w:val="22"/>
        </w:rPr>
        <w:t>Department</w:t>
      </w:r>
      <w:r w:rsidR="007B236C" w:rsidRPr="007020C3">
        <w:rPr>
          <w:rFonts w:ascii="Calibri" w:hAnsi="Calibri" w:cs="Calibri"/>
          <w:sz w:val="22"/>
          <w:szCs w:val="22"/>
        </w:rPr>
        <w:t xml:space="preserve"> </w:t>
      </w:r>
      <w:r w:rsidRPr="007020C3">
        <w:rPr>
          <w:rFonts w:ascii="Calibri" w:hAnsi="Calibri" w:cs="Calibri"/>
          <w:sz w:val="22"/>
          <w:szCs w:val="22"/>
        </w:rPr>
        <w:t xml:space="preserve">and who is willing to undertake all normal </w:t>
      </w:r>
      <w:r w:rsidR="008071F1" w:rsidRPr="00002B0A">
        <w:rPr>
          <w:rFonts w:ascii="Calibri" w:hAnsi="Calibri" w:cs="Calibri"/>
          <w:sz w:val="22"/>
          <w:szCs w:val="22"/>
          <w:rPrChange w:id="178" w:author="a a" w:date="2019-04-10T21:29:00Z">
            <w:rPr>
              <w:sz w:val="20"/>
              <w:szCs w:val="20"/>
            </w:rPr>
          </w:rPrChange>
        </w:rPr>
        <w:t>Brigade</w:t>
      </w:r>
      <w:r w:rsidRPr="007020C3">
        <w:rPr>
          <w:rFonts w:ascii="Calibri" w:hAnsi="Calibri" w:cs="Calibri"/>
          <w:sz w:val="22"/>
          <w:szCs w:val="22"/>
        </w:rPr>
        <w:t xml:space="preserve"> activities as defined in the Act</w:t>
      </w:r>
      <w:r w:rsidR="00452F9E">
        <w:rPr>
          <w:rFonts w:ascii="Calibri" w:hAnsi="Calibri" w:cs="Calibri"/>
          <w:sz w:val="22"/>
          <w:szCs w:val="22"/>
        </w:rPr>
        <w:t xml:space="preserve"> and Brigade standard administrative procedures.</w:t>
      </w:r>
    </w:p>
    <w:p w14:paraId="5C945BB2" w14:textId="77777777" w:rsidR="00623D09" w:rsidRPr="007020C3" w:rsidRDefault="00623D09" w:rsidP="002A568D">
      <w:pPr>
        <w:pStyle w:val="Heading2"/>
        <w:numPr>
          <w:ilvl w:val="1"/>
          <w:numId w:val="12"/>
        </w:numPr>
        <w:rPr>
          <w:rFonts w:ascii="Calibri" w:hAnsi="Calibri" w:cs="Calibri"/>
          <w:b w:val="0"/>
          <w:bCs w:val="0"/>
          <w:sz w:val="24"/>
          <w:szCs w:val="24"/>
        </w:rPr>
      </w:pPr>
      <w:bookmarkStart w:id="179" w:name="_Toc5824326"/>
      <w:r w:rsidRPr="007020C3">
        <w:rPr>
          <w:rFonts w:ascii="Calibri" w:hAnsi="Calibri" w:cs="Calibri"/>
          <w:b w:val="0"/>
          <w:bCs w:val="0"/>
          <w:sz w:val="24"/>
          <w:szCs w:val="24"/>
        </w:rPr>
        <w:t>Auxiliary Members</w:t>
      </w:r>
      <w:bookmarkEnd w:id="179"/>
    </w:p>
    <w:p w14:paraId="428E9D72" w14:textId="2C923213"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Auxiliary members are those persons who are willing to render assistance other than </w:t>
      </w:r>
      <w:r w:rsidR="00A22D68" w:rsidRPr="007020C3">
        <w:rPr>
          <w:rFonts w:ascii="Calibri" w:hAnsi="Calibri" w:cs="Calibri"/>
          <w:sz w:val="22"/>
          <w:szCs w:val="22"/>
        </w:rPr>
        <w:t>firefighting</w:t>
      </w:r>
      <w:r w:rsidRPr="007020C3">
        <w:rPr>
          <w:rFonts w:ascii="Calibri" w:hAnsi="Calibri" w:cs="Calibri"/>
          <w:sz w:val="22"/>
          <w:szCs w:val="22"/>
        </w:rPr>
        <w:t xml:space="preserve"> as required by the </w:t>
      </w:r>
      <w:r w:rsidR="008071F1">
        <w:rPr>
          <w:rFonts w:ascii="Calibri" w:hAnsi="Calibri" w:cs="Calibri"/>
          <w:sz w:val="22"/>
          <w:szCs w:val="22"/>
        </w:rPr>
        <w:t>Brigade</w:t>
      </w:r>
      <w:r w:rsidRPr="007020C3">
        <w:rPr>
          <w:rFonts w:ascii="Calibri" w:hAnsi="Calibri" w:cs="Calibri"/>
          <w:sz w:val="22"/>
          <w:szCs w:val="22"/>
        </w:rPr>
        <w:t>.</w:t>
      </w:r>
    </w:p>
    <w:p w14:paraId="743AF9D3" w14:textId="77777777" w:rsidR="00623D09" w:rsidRPr="007020C3" w:rsidRDefault="00623D09" w:rsidP="002A568D">
      <w:pPr>
        <w:pStyle w:val="Heading2"/>
        <w:numPr>
          <w:ilvl w:val="1"/>
          <w:numId w:val="12"/>
        </w:numPr>
        <w:rPr>
          <w:rFonts w:ascii="Calibri" w:hAnsi="Calibri" w:cs="Calibri"/>
          <w:b w:val="0"/>
          <w:bCs w:val="0"/>
          <w:sz w:val="24"/>
          <w:szCs w:val="24"/>
        </w:rPr>
      </w:pPr>
      <w:bookmarkStart w:id="180" w:name="_Toc5824327"/>
      <w:r w:rsidRPr="007020C3">
        <w:rPr>
          <w:rFonts w:ascii="Calibri" w:hAnsi="Calibri" w:cs="Calibri"/>
          <w:b w:val="0"/>
          <w:bCs w:val="0"/>
          <w:sz w:val="24"/>
          <w:szCs w:val="24"/>
        </w:rPr>
        <w:t>Cadet Members</w:t>
      </w:r>
      <w:bookmarkEnd w:id="180"/>
    </w:p>
    <w:p w14:paraId="158F0492" w14:textId="77777777"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Cadet members are –</w:t>
      </w:r>
    </w:p>
    <w:p w14:paraId="2AAF24B1" w14:textId="7F97C4C3" w:rsidR="00623D09" w:rsidRPr="007020C3" w:rsidRDefault="00623D09" w:rsidP="008B7767">
      <w:pPr>
        <w:pStyle w:val="ListParagraph"/>
        <w:numPr>
          <w:ilvl w:val="0"/>
          <w:numId w:val="24"/>
        </w:numPr>
        <w:rPr>
          <w:rFonts w:ascii="Calibri" w:hAnsi="Calibri" w:cs="Calibri"/>
          <w:sz w:val="22"/>
          <w:szCs w:val="22"/>
        </w:rPr>
      </w:pPr>
      <w:r w:rsidRPr="007020C3">
        <w:rPr>
          <w:rFonts w:ascii="Calibri" w:hAnsi="Calibri" w:cs="Calibri"/>
          <w:sz w:val="22"/>
          <w:szCs w:val="22"/>
        </w:rPr>
        <w:t xml:space="preserve">to be within the age bracket defined by the </w:t>
      </w:r>
      <w:r w:rsidR="007B236C">
        <w:rPr>
          <w:rFonts w:ascii="Calibri" w:hAnsi="Calibri" w:cs="Calibri"/>
          <w:sz w:val="22"/>
          <w:szCs w:val="22"/>
        </w:rPr>
        <w:t>Department</w:t>
      </w:r>
      <w:r w:rsidRPr="007020C3">
        <w:rPr>
          <w:rFonts w:ascii="Calibri" w:hAnsi="Calibri" w:cs="Calibri"/>
          <w:sz w:val="22"/>
          <w:szCs w:val="22"/>
        </w:rPr>
        <w:t xml:space="preserve">; </w:t>
      </w:r>
    </w:p>
    <w:p w14:paraId="1C1F5100" w14:textId="77777777" w:rsidR="00623D09" w:rsidRPr="007020C3" w:rsidRDefault="00623D09" w:rsidP="008B7767">
      <w:pPr>
        <w:pStyle w:val="ListParagraph"/>
        <w:numPr>
          <w:ilvl w:val="0"/>
          <w:numId w:val="24"/>
        </w:numPr>
        <w:rPr>
          <w:rFonts w:ascii="Calibri" w:hAnsi="Calibri" w:cs="Calibri"/>
          <w:sz w:val="22"/>
          <w:szCs w:val="22"/>
        </w:rPr>
      </w:pPr>
      <w:r w:rsidRPr="007020C3">
        <w:rPr>
          <w:rFonts w:ascii="Calibri" w:hAnsi="Calibri" w:cs="Calibri"/>
          <w:sz w:val="22"/>
          <w:szCs w:val="22"/>
        </w:rPr>
        <w:t xml:space="preserve">to be admitted to membership only with the consent of their parent or guardian; </w:t>
      </w:r>
    </w:p>
    <w:p w14:paraId="78733767" w14:textId="77777777" w:rsidR="00623D09" w:rsidRPr="007020C3" w:rsidRDefault="00623D09" w:rsidP="008B7767">
      <w:pPr>
        <w:pStyle w:val="ListParagraph"/>
        <w:numPr>
          <w:ilvl w:val="0"/>
          <w:numId w:val="24"/>
        </w:numPr>
        <w:rPr>
          <w:rFonts w:ascii="Calibri" w:hAnsi="Calibri" w:cs="Calibri"/>
          <w:sz w:val="22"/>
          <w:szCs w:val="22"/>
        </w:rPr>
      </w:pPr>
      <w:r w:rsidRPr="007020C3">
        <w:rPr>
          <w:rFonts w:ascii="Calibri" w:hAnsi="Calibri" w:cs="Calibri"/>
          <w:sz w:val="22"/>
          <w:szCs w:val="22"/>
        </w:rPr>
        <w:t xml:space="preserve">admitted for the purpose of training and are not to attend or be in attendance at an uncontrolled </w:t>
      </w:r>
      <w:r w:rsidRPr="00002B0A">
        <w:rPr>
          <w:rFonts w:ascii="Calibri" w:hAnsi="Calibri" w:cs="Calibri"/>
          <w:sz w:val="22"/>
          <w:szCs w:val="22"/>
        </w:rPr>
        <w:t>fire</w:t>
      </w:r>
      <w:r w:rsidRPr="007020C3">
        <w:rPr>
          <w:rFonts w:ascii="Calibri" w:hAnsi="Calibri" w:cs="Calibri"/>
          <w:sz w:val="22"/>
          <w:szCs w:val="22"/>
        </w:rPr>
        <w:t xml:space="preserve"> or other emergency incident; </w:t>
      </w:r>
    </w:p>
    <w:p w14:paraId="7721526A" w14:textId="31C6C731" w:rsidR="00623D09" w:rsidRPr="007020C3" w:rsidRDefault="00623D09" w:rsidP="008B7767">
      <w:pPr>
        <w:pStyle w:val="ListParagraph"/>
        <w:numPr>
          <w:ilvl w:val="0"/>
          <w:numId w:val="24"/>
        </w:numPr>
        <w:rPr>
          <w:rFonts w:ascii="Calibri" w:hAnsi="Calibri" w:cs="Calibri"/>
          <w:sz w:val="22"/>
          <w:szCs w:val="22"/>
        </w:rPr>
      </w:pPr>
      <w:r w:rsidRPr="007020C3">
        <w:rPr>
          <w:rFonts w:ascii="Calibri" w:hAnsi="Calibri" w:cs="Calibri"/>
          <w:sz w:val="22"/>
          <w:szCs w:val="22"/>
        </w:rPr>
        <w:t xml:space="preserve">to be supervised by </w:t>
      </w:r>
      <w:r w:rsidR="00A22D68" w:rsidRPr="007020C3">
        <w:rPr>
          <w:rFonts w:ascii="Calibri" w:hAnsi="Calibri" w:cs="Calibri"/>
          <w:sz w:val="22"/>
          <w:szCs w:val="22"/>
        </w:rPr>
        <w:t>an active</w:t>
      </w:r>
      <w:r w:rsidRPr="007020C3">
        <w:rPr>
          <w:rFonts w:ascii="Calibri" w:hAnsi="Calibri" w:cs="Calibri"/>
          <w:sz w:val="22"/>
          <w:szCs w:val="22"/>
        </w:rPr>
        <w:t xml:space="preserve"> member when undertaking normal </w:t>
      </w:r>
      <w:r w:rsidR="008071F1" w:rsidRPr="00002B0A">
        <w:rPr>
          <w:rFonts w:ascii="Calibri" w:hAnsi="Calibri" w:cs="Calibri"/>
          <w:sz w:val="22"/>
          <w:szCs w:val="22"/>
        </w:rPr>
        <w:t>Brigade</w:t>
      </w:r>
      <w:r w:rsidRPr="007020C3">
        <w:rPr>
          <w:rFonts w:ascii="Calibri" w:hAnsi="Calibri" w:cs="Calibri"/>
          <w:sz w:val="22"/>
          <w:szCs w:val="22"/>
        </w:rPr>
        <w:t xml:space="preserve"> activities;  </w:t>
      </w:r>
    </w:p>
    <w:p w14:paraId="5463B134" w14:textId="31D47A3E" w:rsidR="00623D09" w:rsidRDefault="00623D09" w:rsidP="008B7767">
      <w:pPr>
        <w:pStyle w:val="ListParagraph"/>
        <w:numPr>
          <w:ilvl w:val="0"/>
          <w:numId w:val="24"/>
        </w:numPr>
        <w:rPr>
          <w:rFonts w:ascii="Calibri" w:hAnsi="Calibri" w:cs="Calibri"/>
          <w:sz w:val="22"/>
          <w:szCs w:val="22"/>
        </w:rPr>
      </w:pPr>
      <w:r w:rsidRPr="007020C3">
        <w:rPr>
          <w:rFonts w:ascii="Calibri" w:hAnsi="Calibri" w:cs="Calibri"/>
          <w:sz w:val="22"/>
          <w:szCs w:val="22"/>
        </w:rPr>
        <w:t>not to be assigned any rank</w:t>
      </w:r>
      <w:r w:rsidR="000B16AF">
        <w:rPr>
          <w:rFonts w:ascii="Calibri" w:hAnsi="Calibri" w:cs="Calibri"/>
          <w:sz w:val="22"/>
          <w:szCs w:val="22"/>
        </w:rPr>
        <w:t>;</w:t>
      </w:r>
      <w:r w:rsidRPr="007020C3">
        <w:rPr>
          <w:rFonts w:ascii="Calibri" w:hAnsi="Calibri" w:cs="Calibri"/>
          <w:sz w:val="22"/>
          <w:szCs w:val="22"/>
        </w:rPr>
        <w:t xml:space="preserve"> </w:t>
      </w:r>
    </w:p>
    <w:p w14:paraId="0F920C1C" w14:textId="431C3973" w:rsidR="00452F9E" w:rsidRDefault="00452F9E" w:rsidP="008B7767">
      <w:pPr>
        <w:pStyle w:val="ListParagraph"/>
        <w:numPr>
          <w:ilvl w:val="0"/>
          <w:numId w:val="24"/>
        </w:numPr>
        <w:rPr>
          <w:rFonts w:ascii="Calibri" w:hAnsi="Calibri" w:cs="Calibri"/>
          <w:sz w:val="22"/>
          <w:szCs w:val="22"/>
        </w:rPr>
      </w:pPr>
      <w:r>
        <w:rPr>
          <w:rFonts w:ascii="Calibri" w:hAnsi="Calibri" w:cs="Calibri"/>
          <w:sz w:val="22"/>
          <w:szCs w:val="22"/>
        </w:rPr>
        <w:t>Cadet members</w:t>
      </w:r>
      <w:r w:rsidR="007B236C">
        <w:rPr>
          <w:rFonts w:ascii="Calibri" w:hAnsi="Calibri" w:cs="Calibri"/>
          <w:sz w:val="22"/>
          <w:szCs w:val="22"/>
        </w:rPr>
        <w:t xml:space="preserve"> are not Financial members</w:t>
      </w:r>
      <w:r>
        <w:rPr>
          <w:rFonts w:ascii="Calibri" w:hAnsi="Calibri" w:cs="Calibri"/>
          <w:sz w:val="22"/>
          <w:szCs w:val="22"/>
        </w:rPr>
        <w:t xml:space="preserve"> </w:t>
      </w:r>
      <w:r w:rsidR="007B236C">
        <w:rPr>
          <w:rFonts w:ascii="Calibri" w:hAnsi="Calibri" w:cs="Calibri"/>
          <w:sz w:val="22"/>
          <w:szCs w:val="22"/>
        </w:rPr>
        <w:t xml:space="preserve">and </w:t>
      </w:r>
      <w:r>
        <w:rPr>
          <w:rFonts w:ascii="Calibri" w:hAnsi="Calibri" w:cs="Calibri"/>
          <w:sz w:val="22"/>
          <w:szCs w:val="22"/>
        </w:rPr>
        <w:t>do not have the right to vote in any Brigade meetings</w:t>
      </w:r>
      <w:r w:rsidR="000B16AF">
        <w:rPr>
          <w:rFonts w:ascii="Calibri" w:hAnsi="Calibri" w:cs="Calibri"/>
          <w:sz w:val="22"/>
          <w:szCs w:val="22"/>
        </w:rPr>
        <w:t>.</w:t>
      </w:r>
    </w:p>
    <w:p w14:paraId="71390135" w14:textId="77777777" w:rsidR="00623D09" w:rsidRPr="007020C3" w:rsidRDefault="00623D09" w:rsidP="002A568D">
      <w:pPr>
        <w:pStyle w:val="Heading2"/>
        <w:numPr>
          <w:ilvl w:val="1"/>
          <w:numId w:val="12"/>
        </w:numPr>
        <w:rPr>
          <w:rFonts w:ascii="Calibri" w:hAnsi="Calibri" w:cs="Calibri"/>
          <w:b w:val="0"/>
          <w:bCs w:val="0"/>
          <w:sz w:val="24"/>
          <w:szCs w:val="24"/>
        </w:rPr>
      </w:pPr>
      <w:bookmarkStart w:id="181" w:name="_Toc5824328"/>
      <w:r w:rsidRPr="007020C3">
        <w:rPr>
          <w:rFonts w:ascii="Calibri" w:hAnsi="Calibri" w:cs="Calibri"/>
          <w:b w:val="0"/>
          <w:bCs w:val="0"/>
          <w:sz w:val="24"/>
          <w:szCs w:val="24"/>
        </w:rPr>
        <w:t>Honorary Life Member</w:t>
      </w:r>
      <w:bookmarkEnd w:id="181"/>
    </w:p>
    <w:p w14:paraId="48C7E733" w14:textId="333ECE09" w:rsidR="001769E6"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r>
      <w:r>
        <w:rPr>
          <w:rFonts w:ascii="Calibri" w:hAnsi="Calibri" w:cs="Calibri"/>
          <w:sz w:val="22"/>
          <w:szCs w:val="22"/>
        </w:rPr>
        <w:t>Honorary Life M</w:t>
      </w:r>
      <w:r w:rsidRPr="007020C3">
        <w:rPr>
          <w:rFonts w:ascii="Calibri" w:hAnsi="Calibri" w:cs="Calibri"/>
          <w:sz w:val="22"/>
          <w:szCs w:val="22"/>
        </w:rPr>
        <w:t xml:space="preserve">embership may be bestowed on any member who has </w:t>
      </w:r>
      <w:r w:rsidR="00A22D68" w:rsidRPr="007020C3">
        <w:rPr>
          <w:rFonts w:ascii="Calibri" w:hAnsi="Calibri" w:cs="Calibri"/>
          <w:sz w:val="22"/>
          <w:szCs w:val="22"/>
        </w:rPr>
        <w:t>served and</w:t>
      </w:r>
      <w:r w:rsidRPr="007020C3">
        <w:rPr>
          <w:rFonts w:ascii="Calibri" w:hAnsi="Calibri" w:cs="Calibri"/>
          <w:sz w:val="22"/>
          <w:szCs w:val="22"/>
        </w:rPr>
        <w:t xml:space="preserve"> displayed commitment and/or length of service over and above the normal call of duty to the </w:t>
      </w:r>
      <w:r w:rsidR="008071F1">
        <w:rPr>
          <w:rFonts w:ascii="Calibri" w:hAnsi="Calibri" w:cs="Calibri"/>
          <w:sz w:val="22"/>
          <w:szCs w:val="22"/>
        </w:rPr>
        <w:t>Brigade</w:t>
      </w:r>
      <w:r w:rsidRPr="007020C3">
        <w:rPr>
          <w:rFonts w:ascii="Calibri" w:hAnsi="Calibri" w:cs="Calibri"/>
          <w:sz w:val="22"/>
          <w:szCs w:val="22"/>
        </w:rPr>
        <w:t>.</w:t>
      </w:r>
    </w:p>
    <w:p w14:paraId="0DBD83F9" w14:textId="7382A4AA" w:rsidR="00623D09" w:rsidRDefault="00623D09" w:rsidP="000350B8">
      <w:pPr>
        <w:pStyle w:val="ListParagraph"/>
        <w:numPr>
          <w:ilvl w:val="2"/>
          <w:numId w:val="12"/>
        </w:numPr>
        <w:spacing w:before="240" w:after="240"/>
        <w:ind w:left="1418" w:hanging="992"/>
        <w:rPr>
          <w:color w:val="4F81BD"/>
        </w:rPr>
      </w:pPr>
      <w:r w:rsidRPr="000350B8">
        <w:rPr>
          <w:rFonts w:ascii="Calibri" w:hAnsi="Calibri" w:cs="Calibri"/>
          <w:sz w:val="22"/>
          <w:szCs w:val="22"/>
        </w:rPr>
        <w:t xml:space="preserve">A member may be nominated for Honorary Life Membership by any other member, at any general meeting prior to the annual general meeting.  The nomination is not to be endorsed by the </w:t>
      </w:r>
      <w:r w:rsidR="008071F1">
        <w:rPr>
          <w:rFonts w:ascii="Calibri" w:hAnsi="Calibri" w:cs="Calibri"/>
          <w:sz w:val="22"/>
          <w:szCs w:val="22"/>
        </w:rPr>
        <w:t>Brigade</w:t>
      </w:r>
      <w:r w:rsidRPr="000350B8">
        <w:rPr>
          <w:rFonts w:ascii="Calibri" w:hAnsi="Calibri" w:cs="Calibri"/>
          <w:sz w:val="22"/>
          <w:szCs w:val="22"/>
        </w:rPr>
        <w:t xml:space="preserve"> at this time but must receive a 75% (seventy five percent) majority vote at an annual general meeting.</w:t>
      </w:r>
      <w:r w:rsidRPr="000350B8">
        <w:rPr>
          <w:rFonts w:ascii="Calibri" w:hAnsi="Calibri" w:cs="Calibri"/>
          <w:sz w:val="22"/>
          <w:szCs w:val="22"/>
        </w:rPr>
        <w:tab/>
      </w:r>
    </w:p>
    <w:p w14:paraId="3A7CA340" w14:textId="77777777" w:rsidR="00623D09" w:rsidRPr="007020C3" w:rsidRDefault="00623D09" w:rsidP="002A568D">
      <w:pPr>
        <w:pStyle w:val="Heading2"/>
        <w:numPr>
          <w:ilvl w:val="1"/>
          <w:numId w:val="12"/>
        </w:numPr>
        <w:rPr>
          <w:rFonts w:ascii="Calibri" w:hAnsi="Calibri" w:cs="Calibri"/>
          <w:b w:val="0"/>
          <w:bCs w:val="0"/>
          <w:sz w:val="24"/>
          <w:szCs w:val="24"/>
        </w:rPr>
      </w:pPr>
      <w:bookmarkStart w:id="182" w:name="_Toc5824329"/>
      <w:r w:rsidRPr="007020C3">
        <w:rPr>
          <w:rFonts w:ascii="Calibri" w:hAnsi="Calibri" w:cs="Calibri"/>
          <w:b w:val="0"/>
          <w:bCs w:val="0"/>
          <w:sz w:val="24"/>
          <w:szCs w:val="24"/>
        </w:rPr>
        <w:t>Applications for Membership</w:t>
      </w:r>
      <w:bookmarkEnd w:id="182"/>
    </w:p>
    <w:p w14:paraId="5A8FA624" w14:textId="77777777"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An application form is to be submitted to the Captain</w:t>
      </w:r>
      <w:r>
        <w:rPr>
          <w:rFonts w:ascii="Calibri" w:hAnsi="Calibri" w:cs="Calibri"/>
          <w:sz w:val="22"/>
          <w:szCs w:val="22"/>
        </w:rPr>
        <w:t xml:space="preserve"> </w:t>
      </w:r>
      <w:r w:rsidRPr="007020C3">
        <w:rPr>
          <w:rFonts w:ascii="Calibri" w:hAnsi="Calibri" w:cs="Calibri"/>
          <w:sz w:val="22"/>
          <w:szCs w:val="22"/>
        </w:rPr>
        <w:t xml:space="preserve">accompanied by any other forms as required by the Local Government and </w:t>
      </w:r>
      <w:r>
        <w:rPr>
          <w:rFonts w:ascii="Calibri" w:hAnsi="Calibri" w:cs="Calibri"/>
          <w:sz w:val="22"/>
          <w:szCs w:val="22"/>
        </w:rPr>
        <w:t>Standard Administrative Procedures</w:t>
      </w:r>
      <w:r w:rsidRPr="007020C3">
        <w:rPr>
          <w:rFonts w:ascii="Calibri" w:hAnsi="Calibri" w:cs="Calibri"/>
          <w:sz w:val="22"/>
          <w:szCs w:val="22"/>
        </w:rPr>
        <w:t>.</w:t>
      </w:r>
    </w:p>
    <w:p w14:paraId="53E58F64" w14:textId="77777777"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Applications for membership are then forwarded to the Local Government for ratification.</w:t>
      </w:r>
    </w:p>
    <w:p w14:paraId="28BAC0C7" w14:textId="72BCBA45"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lastRenderedPageBreak/>
        <w:tab/>
        <w:t xml:space="preserve">Any active member or applicant for membership of the </w:t>
      </w:r>
      <w:r w:rsidR="008071F1">
        <w:rPr>
          <w:rFonts w:ascii="Calibri" w:hAnsi="Calibri" w:cs="Calibri"/>
          <w:sz w:val="22"/>
          <w:szCs w:val="22"/>
        </w:rPr>
        <w:t>Brigade</w:t>
      </w:r>
      <w:r w:rsidRPr="007020C3">
        <w:rPr>
          <w:rFonts w:ascii="Calibri" w:hAnsi="Calibri" w:cs="Calibri"/>
          <w:sz w:val="22"/>
          <w:szCs w:val="22"/>
        </w:rPr>
        <w:t>, shall not be a member of a similar volunteer emergency fire service organisation located within the metro area or region</w:t>
      </w:r>
      <w:r>
        <w:rPr>
          <w:rFonts w:ascii="Calibri" w:hAnsi="Calibri" w:cs="Calibri"/>
          <w:sz w:val="22"/>
          <w:szCs w:val="22"/>
        </w:rPr>
        <w:t xml:space="preserve"> </w:t>
      </w:r>
      <w:r w:rsidRPr="002D5156">
        <w:rPr>
          <w:rFonts w:ascii="Calibri" w:hAnsi="Calibri" w:cs="Calibri"/>
          <w:sz w:val="22"/>
          <w:szCs w:val="22"/>
        </w:rPr>
        <w:t xml:space="preserve">unless approved by the executive committee of the </w:t>
      </w:r>
      <w:r w:rsidR="008071F1">
        <w:rPr>
          <w:rFonts w:ascii="Calibri" w:hAnsi="Calibri" w:cs="Calibri"/>
          <w:sz w:val="22"/>
          <w:szCs w:val="22"/>
        </w:rPr>
        <w:t>Brigade</w:t>
      </w:r>
      <w:r w:rsidRPr="002D5156">
        <w:rPr>
          <w:rFonts w:ascii="Calibri" w:hAnsi="Calibri" w:cs="Calibri"/>
          <w:sz w:val="22"/>
          <w:szCs w:val="22"/>
        </w:rPr>
        <w:t>.</w:t>
      </w:r>
    </w:p>
    <w:p w14:paraId="1F8256C8" w14:textId="77777777" w:rsidR="00623D09" w:rsidRPr="007020C3" w:rsidRDefault="00623D09" w:rsidP="002A568D">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No application for membership can be refused on the grounds of gender, age, race, religion or employment.</w:t>
      </w:r>
    </w:p>
    <w:p w14:paraId="700AAABA" w14:textId="77777777" w:rsidR="00623D09" w:rsidRPr="007020C3" w:rsidRDefault="00623D09" w:rsidP="002A568D">
      <w:pPr>
        <w:pStyle w:val="Heading2"/>
        <w:numPr>
          <w:ilvl w:val="1"/>
          <w:numId w:val="12"/>
        </w:numPr>
        <w:rPr>
          <w:rFonts w:ascii="Calibri" w:hAnsi="Calibri" w:cs="Calibri"/>
          <w:b w:val="0"/>
          <w:bCs w:val="0"/>
          <w:sz w:val="24"/>
          <w:szCs w:val="24"/>
        </w:rPr>
      </w:pPr>
      <w:bookmarkStart w:id="183" w:name="_Toc5824330"/>
      <w:r w:rsidRPr="007020C3">
        <w:rPr>
          <w:rFonts w:ascii="Calibri" w:hAnsi="Calibri" w:cs="Calibri"/>
          <w:b w:val="0"/>
          <w:bCs w:val="0"/>
          <w:sz w:val="24"/>
          <w:szCs w:val="24"/>
        </w:rPr>
        <w:t>Notification of Current Membership</w:t>
      </w:r>
      <w:bookmarkEnd w:id="183"/>
    </w:p>
    <w:p w14:paraId="64449E79" w14:textId="3A93054F" w:rsidR="00623D09" w:rsidRPr="007020C3" w:rsidRDefault="00623D09" w:rsidP="002A568D">
      <w:pPr>
        <w:spacing w:before="240" w:after="240"/>
        <w:ind w:left="720"/>
        <w:rPr>
          <w:rFonts w:ascii="Calibri" w:hAnsi="Calibri" w:cs="Calibri"/>
          <w:sz w:val="22"/>
          <w:szCs w:val="22"/>
        </w:rPr>
      </w:pPr>
      <w:r w:rsidRPr="007020C3">
        <w:rPr>
          <w:rFonts w:ascii="Calibri" w:hAnsi="Calibri" w:cs="Calibri"/>
          <w:sz w:val="22"/>
          <w:szCs w:val="22"/>
        </w:rPr>
        <w:t xml:space="preserve">No later than 30 June in each year, the Secretary of the </w:t>
      </w:r>
      <w:r w:rsidR="008071F1">
        <w:rPr>
          <w:rFonts w:ascii="Calibri" w:hAnsi="Calibri" w:cs="Calibri"/>
          <w:sz w:val="22"/>
          <w:szCs w:val="22"/>
        </w:rPr>
        <w:t>Brigade</w:t>
      </w:r>
      <w:r w:rsidRPr="007020C3">
        <w:rPr>
          <w:rFonts w:ascii="Calibri" w:hAnsi="Calibri" w:cs="Calibri"/>
          <w:sz w:val="22"/>
          <w:szCs w:val="22"/>
        </w:rPr>
        <w:t xml:space="preserve"> is to report to the Chief Bush F</w:t>
      </w:r>
      <w:r w:rsidRPr="007020C3">
        <w:rPr>
          <w:sz w:val="20"/>
          <w:szCs w:val="20"/>
        </w:rPr>
        <w:t>ire</w:t>
      </w:r>
      <w:r w:rsidRPr="007020C3">
        <w:rPr>
          <w:rFonts w:ascii="Calibri" w:hAnsi="Calibri" w:cs="Calibri"/>
          <w:sz w:val="22"/>
          <w:szCs w:val="22"/>
        </w:rPr>
        <w:t xml:space="preserve"> Control Officer the name, contact details, status and type of membership of each </w:t>
      </w:r>
      <w:r w:rsidR="008071F1">
        <w:rPr>
          <w:rFonts w:ascii="Calibri" w:hAnsi="Calibri" w:cs="Calibri"/>
          <w:sz w:val="22"/>
          <w:szCs w:val="22"/>
        </w:rPr>
        <w:t>Brigade</w:t>
      </w:r>
      <w:r w:rsidRPr="007020C3">
        <w:rPr>
          <w:rFonts w:ascii="Calibri" w:hAnsi="Calibri" w:cs="Calibri"/>
          <w:sz w:val="22"/>
          <w:szCs w:val="22"/>
        </w:rPr>
        <w:t xml:space="preserve"> member.</w:t>
      </w:r>
    </w:p>
    <w:p w14:paraId="3780805E" w14:textId="77777777" w:rsidR="00623D09" w:rsidRPr="007020C3" w:rsidRDefault="00623D09" w:rsidP="005B3A98">
      <w:pPr>
        <w:pStyle w:val="Heading2"/>
        <w:numPr>
          <w:ilvl w:val="1"/>
          <w:numId w:val="12"/>
        </w:numPr>
        <w:rPr>
          <w:rFonts w:ascii="Calibri" w:hAnsi="Calibri" w:cs="Calibri"/>
          <w:b w:val="0"/>
          <w:bCs w:val="0"/>
          <w:sz w:val="24"/>
          <w:szCs w:val="24"/>
        </w:rPr>
      </w:pPr>
      <w:bookmarkStart w:id="184" w:name="_Toc5824331"/>
      <w:r w:rsidRPr="007020C3">
        <w:rPr>
          <w:rFonts w:ascii="Calibri" w:hAnsi="Calibri" w:cs="Calibri"/>
          <w:b w:val="0"/>
          <w:bCs w:val="0"/>
          <w:sz w:val="24"/>
          <w:szCs w:val="24"/>
        </w:rPr>
        <w:t>Termination of Membership</w:t>
      </w:r>
      <w:bookmarkEnd w:id="184"/>
    </w:p>
    <w:p w14:paraId="57C96C04" w14:textId="353F89DB" w:rsidR="00623D09" w:rsidRPr="007020C3" w:rsidRDefault="00623D09" w:rsidP="005B3A98">
      <w:pPr>
        <w:spacing w:before="240" w:after="240"/>
        <w:ind w:left="720"/>
        <w:rPr>
          <w:rFonts w:ascii="Calibri" w:hAnsi="Calibri" w:cs="Calibri"/>
          <w:sz w:val="22"/>
          <w:szCs w:val="22"/>
        </w:rPr>
      </w:pPr>
      <w:r w:rsidRPr="007020C3">
        <w:rPr>
          <w:rFonts w:ascii="Calibri" w:hAnsi="Calibri" w:cs="Calibri"/>
          <w:sz w:val="22"/>
          <w:szCs w:val="22"/>
        </w:rPr>
        <w:t xml:space="preserve">Membership of the </w:t>
      </w:r>
      <w:r w:rsidR="008071F1">
        <w:rPr>
          <w:rFonts w:ascii="Calibri" w:hAnsi="Calibri" w:cs="Calibri"/>
          <w:sz w:val="22"/>
          <w:szCs w:val="22"/>
        </w:rPr>
        <w:t>Brigade</w:t>
      </w:r>
      <w:r w:rsidRPr="007020C3">
        <w:rPr>
          <w:rFonts w:ascii="Calibri" w:hAnsi="Calibri" w:cs="Calibri"/>
          <w:sz w:val="22"/>
          <w:szCs w:val="22"/>
        </w:rPr>
        <w:t xml:space="preserve"> terminates if the member – </w:t>
      </w:r>
    </w:p>
    <w:p w14:paraId="6541B56F" w14:textId="77777777" w:rsidR="00623D09" w:rsidRPr="007020C3" w:rsidRDefault="00623D09" w:rsidP="008B7767">
      <w:pPr>
        <w:pStyle w:val="ListParagraph"/>
        <w:numPr>
          <w:ilvl w:val="0"/>
          <w:numId w:val="25"/>
        </w:numPr>
        <w:rPr>
          <w:rFonts w:ascii="Calibri" w:hAnsi="Calibri" w:cs="Calibri"/>
          <w:sz w:val="22"/>
          <w:szCs w:val="22"/>
        </w:rPr>
      </w:pPr>
      <w:r w:rsidRPr="007020C3">
        <w:rPr>
          <w:rFonts w:ascii="Calibri" w:hAnsi="Calibri" w:cs="Calibri"/>
          <w:sz w:val="22"/>
          <w:szCs w:val="22"/>
        </w:rPr>
        <w:t xml:space="preserve">dies; </w:t>
      </w:r>
    </w:p>
    <w:p w14:paraId="24DA5751" w14:textId="77777777" w:rsidR="00623D09" w:rsidRPr="007020C3" w:rsidRDefault="00623D09" w:rsidP="008B7767">
      <w:pPr>
        <w:pStyle w:val="ListParagraph"/>
        <w:numPr>
          <w:ilvl w:val="0"/>
          <w:numId w:val="25"/>
        </w:numPr>
        <w:rPr>
          <w:rFonts w:ascii="Calibri" w:hAnsi="Calibri" w:cs="Calibri"/>
          <w:sz w:val="22"/>
          <w:szCs w:val="22"/>
        </w:rPr>
      </w:pPr>
      <w:r w:rsidRPr="007020C3">
        <w:rPr>
          <w:rFonts w:ascii="Calibri" w:hAnsi="Calibri" w:cs="Calibri"/>
          <w:sz w:val="22"/>
          <w:szCs w:val="22"/>
        </w:rPr>
        <w:t xml:space="preserve">gives written notice of resignation to the Secretary;  </w:t>
      </w:r>
    </w:p>
    <w:p w14:paraId="675478CB" w14:textId="77777777" w:rsidR="00623D09" w:rsidRPr="007020C3" w:rsidRDefault="00623D09" w:rsidP="008B7767">
      <w:pPr>
        <w:pStyle w:val="ListParagraph"/>
        <w:numPr>
          <w:ilvl w:val="0"/>
          <w:numId w:val="25"/>
        </w:numPr>
        <w:rPr>
          <w:rFonts w:ascii="Calibri" w:hAnsi="Calibri" w:cs="Calibri"/>
          <w:sz w:val="22"/>
          <w:szCs w:val="22"/>
        </w:rPr>
      </w:pPr>
      <w:r w:rsidRPr="007020C3">
        <w:rPr>
          <w:rFonts w:ascii="Calibri" w:hAnsi="Calibri" w:cs="Calibri"/>
          <w:sz w:val="22"/>
          <w:szCs w:val="22"/>
        </w:rPr>
        <w:t>is recommended for dismissal to the Local Government by the executive committee;</w:t>
      </w:r>
    </w:p>
    <w:p w14:paraId="2EAAF0B1" w14:textId="287359CE" w:rsidR="00623D09" w:rsidRPr="007020C3" w:rsidRDefault="00623D09" w:rsidP="008B7767">
      <w:pPr>
        <w:pStyle w:val="ListParagraph"/>
        <w:numPr>
          <w:ilvl w:val="0"/>
          <w:numId w:val="25"/>
        </w:numPr>
        <w:rPr>
          <w:rFonts w:ascii="Calibri" w:hAnsi="Calibri" w:cs="Calibri"/>
          <w:sz w:val="22"/>
          <w:szCs w:val="22"/>
        </w:rPr>
      </w:pPr>
      <w:r w:rsidRPr="007020C3">
        <w:rPr>
          <w:rFonts w:ascii="Calibri" w:hAnsi="Calibri" w:cs="Calibri"/>
          <w:sz w:val="22"/>
          <w:szCs w:val="22"/>
        </w:rPr>
        <w:t>a</w:t>
      </w:r>
      <w:r>
        <w:rPr>
          <w:rFonts w:ascii="Calibri" w:hAnsi="Calibri" w:cs="Calibri"/>
          <w:sz w:val="22"/>
          <w:szCs w:val="22"/>
        </w:rPr>
        <w:t xml:space="preserve"> </w:t>
      </w:r>
      <w:r w:rsidR="008071F1">
        <w:rPr>
          <w:rFonts w:ascii="Calibri" w:hAnsi="Calibri" w:cs="Calibri"/>
          <w:sz w:val="22"/>
          <w:szCs w:val="22"/>
        </w:rPr>
        <w:t>Brigade</w:t>
      </w:r>
      <w:r w:rsidRPr="007020C3">
        <w:rPr>
          <w:rFonts w:ascii="Calibri" w:hAnsi="Calibri" w:cs="Calibri"/>
          <w:sz w:val="22"/>
          <w:szCs w:val="22"/>
        </w:rPr>
        <w:t xml:space="preserve"> member whose membership fees are in arrears for the period specified in the </w:t>
      </w:r>
      <w:r w:rsidR="008071F1">
        <w:rPr>
          <w:rFonts w:ascii="Calibri" w:hAnsi="Calibri" w:cs="Calibri"/>
          <w:sz w:val="22"/>
          <w:szCs w:val="22"/>
        </w:rPr>
        <w:t>Brigade</w:t>
      </w:r>
      <w:r w:rsidRPr="007020C3">
        <w:rPr>
          <w:rFonts w:ascii="Calibri" w:hAnsi="Calibri" w:cs="Calibri"/>
          <w:sz w:val="22"/>
          <w:szCs w:val="22"/>
        </w:rPr>
        <w:t xml:space="preserve"> </w:t>
      </w:r>
      <w:r>
        <w:rPr>
          <w:rFonts w:ascii="Calibri" w:hAnsi="Calibri" w:cs="Calibri"/>
          <w:sz w:val="22"/>
          <w:szCs w:val="22"/>
        </w:rPr>
        <w:t>standard administrative procedures</w:t>
      </w:r>
      <w:r w:rsidRPr="007020C3">
        <w:rPr>
          <w:rFonts w:ascii="Calibri" w:hAnsi="Calibri" w:cs="Calibri"/>
          <w:sz w:val="22"/>
          <w:szCs w:val="22"/>
        </w:rPr>
        <w:t xml:space="preserve"> is to be taken to have resigned from the </w:t>
      </w:r>
      <w:r w:rsidR="008071F1">
        <w:rPr>
          <w:rFonts w:ascii="Calibri" w:hAnsi="Calibri" w:cs="Calibri"/>
          <w:sz w:val="22"/>
          <w:szCs w:val="22"/>
        </w:rPr>
        <w:t>Brigade</w:t>
      </w:r>
      <w:r w:rsidRPr="007020C3">
        <w:rPr>
          <w:rFonts w:ascii="Calibri" w:hAnsi="Calibri" w:cs="Calibri"/>
          <w:sz w:val="22"/>
          <w:szCs w:val="22"/>
        </w:rPr>
        <w:t>;</w:t>
      </w:r>
    </w:p>
    <w:p w14:paraId="6EE0942F" w14:textId="466B3C61" w:rsidR="00623D09" w:rsidRPr="007020C3" w:rsidRDefault="00452F9E" w:rsidP="008B7767">
      <w:pPr>
        <w:pStyle w:val="ListParagraph"/>
        <w:numPr>
          <w:ilvl w:val="0"/>
          <w:numId w:val="25"/>
        </w:numPr>
        <w:rPr>
          <w:rFonts w:ascii="Calibri" w:hAnsi="Calibri" w:cs="Calibri"/>
          <w:sz w:val="22"/>
          <w:szCs w:val="22"/>
        </w:rPr>
      </w:pPr>
      <w:r>
        <w:rPr>
          <w:rFonts w:ascii="Calibri" w:hAnsi="Calibri" w:cs="Calibri"/>
          <w:sz w:val="22"/>
          <w:szCs w:val="22"/>
        </w:rPr>
        <w:t>has not fulfilled their role over a period</w:t>
      </w:r>
      <w:r w:rsidR="00623D09" w:rsidRPr="007020C3">
        <w:rPr>
          <w:rFonts w:ascii="Calibri" w:hAnsi="Calibri" w:cs="Calibri"/>
          <w:sz w:val="22"/>
          <w:szCs w:val="22"/>
        </w:rPr>
        <w:t xml:space="preserve"> as defined in the </w:t>
      </w:r>
      <w:r w:rsidR="008071F1">
        <w:rPr>
          <w:rFonts w:ascii="Calibri" w:hAnsi="Calibri" w:cs="Calibri"/>
          <w:sz w:val="22"/>
          <w:szCs w:val="22"/>
        </w:rPr>
        <w:t>Brigade</w:t>
      </w:r>
      <w:r w:rsidR="00623D09" w:rsidRPr="007020C3">
        <w:rPr>
          <w:rFonts w:ascii="Calibri" w:hAnsi="Calibri" w:cs="Calibri"/>
          <w:sz w:val="22"/>
          <w:szCs w:val="22"/>
        </w:rPr>
        <w:t xml:space="preserve"> </w:t>
      </w:r>
      <w:r w:rsidR="00623D09">
        <w:rPr>
          <w:rFonts w:ascii="Calibri" w:hAnsi="Calibri" w:cs="Calibri"/>
          <w:sz w:val="22"/>
          <w:szCs w:val="22"/>
        </w:rPr>
        <w:t>standard administrative procedures</w:t>
      </w:r>
      <w:r w:rsidR="00623D09" w:rsidRPr="007020C3">
        <w:rPr>
          <w:rFonts w:ascii="Calibri" w:hAnsi="Calibri" w:cs="Calibri"/>
          <w:sz w:val="22"/>
          <w:szCs w:val="22"/>
        </w:rPr>
        <w:t>;</w:t>
      </w:r>
    </w:p>
    <w:p w14:paraId="38A1BFC4" w14:textId="77777777" w:rsidR="00623D09" w:rsidRPr="007020C3" w:rsidRDefault="00623D09" w:rsidP="008F4012">
      <w:pPr>
        <w:pStyle w:val="Heading2"/>
        <w:numPr>
          <w:ilvl w:val="1"/>
          <w:numId w:val="12"/>
        </w:numPr>
        <w:rPr>
          <w:rFonts w:ascii="Calibri" w:hAnsi="Calibri" w:cs="Calibri"/>
          <w:b w:val="0"/>
          <w:bCs w:val="0"/>
          <w:sz w:val="24"/>
          <w:szCs w:val="24"/>
        </w:rPr>
      </w:pPr>
      <w:bookmarkStart w:id="185" w:name="_Toc5824332"/>
      <w:r w:rsidRPr="007020C3">
        <w:rPr>
          <w:rFonts w:ascii="Calibri" w:hAnsi="Calibri" w:cs="Calibri"/>
          <w:b w:val="0"/>
          <w:bCs w:val="0"/>
          <w:sz w:val="24"/>
          <w:szCs w:val="24"/>
        </w:rPr>
        <w:t>Existing Liabilities</w:t>
      </w:r>
      <w:bookmarkEnd w:id="185"/>
    </w:p>
    <w:p w14:paraId="3046A33D" w14:textId="4E21F7A0" w:rsidR="00623D09" w:rsidRPr="007020C3" w:rsidRDefault="00623D09" w:rsidP="008F4012">
      <w:pPr>
        <w:spacing w:before="240" w:after="240"/>
        <w:ind w:left="720"/>
        <w:rPr>
          <w:rFonts w:ascii="Calibri" w:hAnsi="Calibri" w:cs="Calibri"/>
          <w:sz w:val="22"/>
          <w:szCs w:val="22"/>
        </w:rPr>
      </w:pPr>
      <w:r w:rsidRPr="007020C3">
        <w:rPr>
          <w:rFonts w:ascii="Calibri" w:hAnsi="Calibri" w:cs="Calibri"/>
          <w:sz w:val="22"/>
          <w:szCs w:val="22"/>
        </w:rPr>
        <w:t xml:space="preserve">The resignation or dismissal of a member under </w:t>
      </w:r>
      <w:ins w:id="186" w:author="a a" w:date="2019-04-10T21:15:00Z">
        <w:r w:rsidR="00B31EAE">
          <w:rPr>
            <w:rFonts w:ascii="Calibri" w:hAnsi="Calibri" w:cs="Calibri"/>
            <w:sz w:val="22"/>
            <w:szCs w:val="22"/>
          </w:rPr>
          <w:t xml:space="preserve">rule </w:t>
        </w:r>
      </w:ins>
      <w:del w:id="187" w:author="a a" w:date="2019-04-10T21:15:00Z">
        <w:r w:rsidRPr="007020C3" w:rsidDel="00B31EAE">
          <w:rPr>
            <w:rFonts w:ascii="Calibri" w:hAnsi="Calibri" w:cs="Calibri"/>
            <w:sz w:val="22"/>
            <w:szCs w:val="22"/>
          </w:rPr>
          <w:delText xml:space="preserve">clause </w:delText>
        </w:r>
      </w:del>
      <w:r w:rsidRPr="007020C3">
        <w:rPr>
          <w:rFonts w:ascii="Calibri" w:hAnsi="Calibri" w:cs="Calibri"/>
          <w:sz w:val="22"/>
          <w:szCs w:val="22"/>
        </w:rPr>
        <w:t xml:space="preserve">3.8 will not be accepted whilst that member is under investigation for any breach of the </w:t>
      </w:r>
      <w:r w:rsidR="008071F1">
        <w:rPr>
          <w:rFonts w:ascii="Calibri" w:hAnsi="Calibri" w:cs="Calibri"/>
          <w:sz w:val="22"/>
          <w:szCs w:val="22"/>
        </w:rPr>
        <w:t>Brigade</w:t>
      </w:r>
      <w:r w:rsidRPr="007020C3">
        <w:rPr>
          <w:rFonts w:ascii="Calibri" w:hAnsi="Calibri" w:cs="Calibri"/>
          <w:sz w:val="22"/>
          <w:szCs w:val="22"/>
        </w:rPr>
        <w:t xml:space="preserve"> constitution, </w:t>
      </w:r>
      <w:r w:rsidR="008071F1">
        <w:rPr>
          <w:rFonts w:ascii="Calibri" w:hAnsi="Calibri" w:cs="Calibri"/>
          <w:sz w:val="22"/>
          <w:szCs w:val="22"/>
        </w:rPr>
        <w:t>Brigade</w:t>
      </w:r>
      <w:r w:rsidRPr="007020C3">
        <w:rPr>
          <w:rFonts w:ascii="Calibri" w:hAnsi="Calibri" w:cs="Calibri"/>
          <w:sz w:val="22"/>
          <w:szCs w:val="22"/>
        </w:rPr>
        <w:t xml:space="preserve"> </w:t>
      </w:r>
      <w:r>
        <w:rPr>
          <w:rFonts w:ascii="Calibri" w:hAnsi="Calibri" w:cs="Calibri"/>
          <w:sz w:val="22"/>
          <w:szCs w:val="22"/>
        </w:rPr>
        <w:t>standard administrative procedures</w:t>
      </w:r>
      <w:r w:rsidRPr="007020C3">
        <w:rPr>
          <w:rFonts w:ascii="Calibri" w:hAnsi="Calibri" w:cs="Calibri"/>
          <w:sz w:val="22"/>
          <w:szCs w:val="22"/>
        </w:rPr>
        <w:t>, the act, its regulations, or the local laws.</w:t>
      </w:r>
    </w:p>
    <w:p w14:paraId="20F11741" w14:textId="77777777" w:rsidR="00623D09" w:rsidRPr="007020C3" w:rsidRDefault="00623D09" w:rsidP="00B31EAE">
      <w:pPr>
        <w:pStyle w:val="Heading2"/>
        <w:numPr>
          <w:ilvl w:val="1"/>
          <w:numId w:val="12"/>
        </w:numPr>
        <w:rPr>
          <w:rFonts w:ascii="Calibri" w:hAnsi="Calibri" w:cs="Calibri"/>
          <w:b w:val="0"/>
          <w:bCs w:val="0"/>
          <w:sz w:val="24"/>
          <w:szCs w:val="24"/>
        </w:rPr>
      </w:pPr>
      <w:bookmarkStart w:id="188" w:name="_Toc5824333"/>
      <w:r w:rsidRPr="007020C3">
        <w:rPr>
          <w:rFonts w:ascii="Calibri" w:hAnsi="Calibri" w:cs="Calibri"/>
          <w:b w:val="0"/>
          <w:bCs w:val="0"/>
          <w:sz w:val="24"/>
          <w:szCs w:val="24"/>
        </w:rPr>
        <w:t>Fees</w:t>
      </w:r>
      <w:bookmarkEnd w:id="188"/>
    </w:p>
    <w:p w14:paraId="5C15E603" w14:textId="3DCFB9AA" w:rsidR="00623D09" w:rsidRPr="007020C3" w:rsidRDefault="00623D09" w:rsidP="008F4012">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The membership fees for each type of member for the ensuing 12 months are to be determined by the </w:t>
      </w:r>
      <w:r w:rsidR="008071F1">
        <w:rPr>
          <w:rFonts w:ascii="Calibri" w:hAnsi="Calibri" w:cs="Calibri"/>
          <w:sz w:val="22"/>
          <w:szCs w:val="22"/>
        </w:rPr>
        <w:t>Brigade</w:t>
      </w:r>
      <w:r w:rsidRPr="007020C3">
        <w:rPr>
          <w:rFonts w:ascii="Calibri" w:hAnsi="Calibri" w:cs="Calibri"/>
          <w:sz w:val="22"/>
          <w:szCs w:val="22"/>
        </w:rPr>
        <w:t xml:space="preserve"> at the Annual General Meeting. </w:t>
      </w:r>
    </w:p>
    <w:p w14:paraId="4F25F348" w14:textId="50243FB0" w:rsidR="00623D09" w:rsidRPr="007020C3" w:rsidRDefault="00623D09" w:rsidP="008F4012">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Subject to </w:t>
      </w:r>
      <w:ins w:id="189" w:author="a a" w:date="2019-04-10T20:37:00Z">
        <w:r w:rsidR="00FE73FC">
          <w:rPr>
            <w:rFonts w:ascii="Calibri" w:hAnsi="Calibri" w:cs="Calibri"/>
            <w:sz w:val="22"/>
            <w:szCs w:val="22"/>
          </w:rPr>
          <w:t>rul</w:t>
        </w:r>
      </w:ins>
      <w:del w:id="190" w:author="a a" w:date="2019-04-10T20:37:00Z">
        <w:r w:rsidRPr="007020C3" w:rsidDel="00FE73FC">
          <w:rPr>
            <w:rFonts w:ascii="Calibri" w:hAnsi="Calibri" w:cs="Calibri"/>
            <w:sz w:val="22"/>
            <w:szCs w:val="22"/>
          </w:rPr>
          <w:delText>subclaus</w:delText>
        </w:r>
      </w:del>
      <w:ins w:id="191" w:author="a a" w:date="2019-04-10T20:37:00Z">
        <w:r w:rsidR="00FE73FC">
          <w:rPr>
            <w:rFonts w:ascii="Calibri" w:hAnsi="Calibri" w:cs="Calibri"/>
            <w:sz w:val="22"/>
            <w:szCs w:val="22"/>
          </w:rPr>
          <w:t>e</w:t>
        </w:r>
      </w:ins>
      <w:del w:id="192" w:author="a a" w:date="2019-04-10T20:37:00Z">
        <w:r w:rsidRPr="007020C3" w:rsidDel="00FE73FC">
          <w:rPr>
            <w:rFonts w:ascii="Calibri" w:hAnsi="Calibri" w:cs="Calibri"/>
            <w:sz w:val="22"/>
            <w:szCs w:val="22"/>
          </w:rPr>
          <w:delText>e</w:delText>
        </w:r>
      </w:del>
      <w:r w:rsidRPr="007020C3">
        <w:rPr>
          <w:rFonts w:ascii="Calibri" w:hAnsi="Calibri" w:cs="Calibri"/>
          <w:sz w:val="22"/>
          <w:szCs w:val="22"/>
        </w:rPr>
        <w:t xml:space="preserve"> 3.10.1, a member is to pay the membership fees for their type of membership before </w:t>
      </w:r>
      <w:r w:rsidR="00452F9E">
        <w:rPr>
          <w:rFonts w:ascii="Calibri" w:hAnsi="Calibri" w:cs="Calibri"/>
          <w:sz w:val="22"/>
          <w:szCs w:val="22"/>
        </w:rPr>
        <w:t>the General meeting prior to the AGM</w:t>
      </w:r>
      <w:r w:rsidRPr="007020C3">
        <w:rPr>
          <w:rFonts w:ascii="Calibri" w:hAnsi="Calibri" w:cs="Calibri"/>
          <w:sz w:val="22"/>
          <w:szCs w:val="22"/>
        </w:rPr>
        <w:t xml:space="preserve">.  </w:t>
      </w:r>
    </w:p>
    <w:p w14:paraId="7DF2E419" w14:textId="77777777" w:rsidR="00623D09" w:rsidRDefault="00623D09" w:rsidP="008F4012">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No membership fees are to be payable by an Honorary Life Member.</w:t>
      </w:r>
    </w:p>
    <w:p w14:paraId="6A259634" w14:textId="77777777" w:rsidR="00452F9E" w:rsidRDefault="00452F9E" w:rsidP="008F4012">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No membership fees are to payable by a Cadet member.</w:t>
      </w:r>
    </w:p>
    <w:p w14:paraId="0848F7AC" w14:textId="0A996F6C" w:rsidR="00A22D68" w:rsidRPr="007020C3" w:rsidRDefault="00A22D68" w:rsidP="00A22D68">
      <w:pPr>
        <w:pStyle w:val="Heading2"/>
        <w:numPr>
          <w:ilvl w:val="1"/>
          <w:numId w:val="12"/>
        </w:numPr>
        <w:rPr>
          <w:rFonts w:ascii="Calibri" w:hAnsi="Calibri" w:cs="Calibri"/>
          <w:b w:val="0"/>
          <w:bCs w:val="0"/>
          <w:sz w:val="24"/>
          <w:szCs w:val="24"/>
        </w:rPr>
      </w:pPr>
      <w:bookmarkStart w:id="193" w:name="_Toc4159645"/>
      <w:bookmarkStart w:id="194" w:name="_Toc4160411"/>
      <w:bookmarkStart w:id="195" w:name="_Toc5824334"/>
      <w:bookmarkEnd w:id="193"/>
      <w:bookmarkEnd w:id="194"/>
      <w:r>
        <w:rPr>
          <w:rFonts w:ascii="Calibri" w:hAnsi="Calibri" w:cs="Calibri"/>
          <w:b w:val="0"/>
          <w:bCs w:val="0"/>
          <w:sz w:val="24"/>
          <w:szCs w:val="24"/>
        </w:rPr>
        <w:t>Register of Members</w:t>
      </w:r>
      <w:bookmarkEnd w:id="195"/>
      <w:r>
        <w:rPr>
          <w:rFonts w:ascii="Calibri" w:hAnsi="Calibri" w:cs="Calibri"/>
          <w:b w:val="0"/>
          <w:bCs w:val="0"/>
          <w:sz w:val="24"/>
          <w:szCs w:val="24"/>
        </w:rPr>
        <w:t xml:space="preserve"> </w:t>
      </w:r>
    </w:p>
    <w:p w14:paraId="55FD5C17" w14:textId="2B89405A" w:rsidR="00A22D68" w:rsidRPr="000350B8" w:rsidRDefault="00A22D68" w:rsidP="000350B8">
      <w:pPr>
        <w:pStyle w:val="ListParagraph"/>
        <w:numPr>
          <w:ilvl w:val="2"/>
          <w:numId w:val="12"/>
        </w:numPr>
        <w:spacing w:before="240" w:after="240"/>
        <w:ind w:left="1418" w:hanging="992"/>
        <w:rPr>
          <w:rFonts w:ascii="Calibri" w:hAnsi="Calibri" w:cs="Calibri"/>
          <w:sz w:val="22"/>
          <w:szCs w:val="22"/>
        </w:rPr>
      </w:pPr>
      <w:r w:rsidRPr="00A22D68">
        <w:rPr>
          <w:rFonts w:ascii="Calibri" w:hAnsi="Calibri" w:cs="Calibri"/>
          <w:sz w:val="22"/>
          <w:szCs w:val="22"/>
        </w:rPr>
        <w:tab/>
        <w:t xml:space="preserve">The Secretary, on behalf of the </w:t>
      </w:r>
      <w:r w:rsidR="008071F1">
        <w:rPr>
          <w:rFonts w:ascii="Calibri" w:hAnsi="Calibri" w:cs="Calibri"/>
          <w:sz w:val="22"/>
          <w:szCs w:val="22"/>
        </w:rPr>
        <w:t>Brigade</w:t>
      </w:r>
      <w:r w:rsidRPr="00A22D68">
        <w:rPr>
          <w:rFonts w:ascii="Calibri" w:hAnsi="Calibri" w:cs="Calibri"/>
          <w:sz w:val="22"/>
          <w:szCs w:val="22"/>
        </w:rPr>
        <w:t xml:space="preserve">, must comply with section 53 of the </w:t>
      </w:r>
      <w:r>
        <w:rPr>
          <w:rFonts w:ascii="Calibri" w:hAnsi="Calibri" w:cs="Calibri"/>
          <w:sz w:val="22"/>
          <w:szCs w:val="22"/>
        </w:rPr>
        <w:t xml:space="preserve">Associations </w:t>
      </w:r>
      <w:r w:rsidRPr="00A22D68">
        <w:rPr>
          <w:rFonts w:ascii="Calibri" w:hAnsi="Calibri" w:cs="Calibri"/>
          <w:sz w:val="22"/>
          <w:szCs w:val="22"/>
        </w:rPr>
        <w:t>Act by keeping and maintaining</w:t>
      </w:r>
      <w:r w:rsidR="000B16AF">
        <w:rPr>
          <w:rFonts w:ascii="Calibri" w:hAnsi="Calibri" w:cs="Calibri"/>
          <w:sz w:val="22"/>
          <w:szCs w:val="22"/>
        </w:rPr>
        <w:t xml:space="preserve"> </w:t>
      </w:r>
      <w:r w:rsidRPr="000350B8">
        <w:rPr>
          <w:rFonts w:ascii="Calibri" w:hAnsi="Calibri" w:cs="Calibri"/>
          <w:sz w:val="22"/>
          <w:szCs w:val="22"/>
        </w:rPr>
        <w:t xml:space="preserve">an up to date condition a register of the members of the </w:t>
      </w:r>
      <w:r w:rsidR="008071F1" w:rsidRPr="000350B8">
        <w:rPr>
          <w:rFonts w:ascii="Calibri" w:hAnsi="Calibri" w:cs="Calibri"/>
          <w:sz w:val="22"/>
          <w:szCs w:val="22"/>
        </w:rPr>
        <w:t>Brigade</w:t>
      </w:r>
      <w:r w:rsidRPr="000350B8">
        <w:rPr>
          <w:rFonts w:ascii="Calibri" w:hAnsi="Calibri" w:cs="Calibri"/>
          <w:sz w:val="22"/>
          <w:szCs w:val="22"/>
        </w:rPr>
        <w:t xml:space="preserve"> and their email, postal or residential addresses and, upon the request of a member of the </w:t>
      </w:r>
      <w:r w:rsidR="008071F1" w:rsidRPr="000350B8">
        <w:rPr>
          <w:rFonts w:ascii="Calibri" w:hAnsi="Calibri" w:cs="Calibri"/>
          <w:sz w:val="22"/>
          <w:szCs w:val="22"/>
        </w:rPr>
        <w:t>Brigade</w:t>
      </w:r>
      <w:r w:rsidRPr="000350B8">
        <w:rPr>
          <w:rFonts w:ascii="Calibri" w:hAnsi="Calibri" w:cs="Calibri"/>
          <w:sz w:val="22"/>
          <w:szCs w:val="22"/>
        </w:rPr>
        <w:t>, shall make the register available for the inspection of the member and the member may make a copy of or take an extract from the register but shall have no right to remove the register for that purpose.</w:t>
      </w:r>
    </w:p>
    <w:p w14:paraId="73C2CBAC" w14:textId="77777777" w:rsidR="00A22D68" w:rsidRPr="000350B8" w:rsidRDefault="00A22D68" w:rsidP="000350B8">
      <w:pPr>
        <w:pStyle w:val="ListParagraph"/>
        <w:numPr>
          <w:ilvl w:val="2"/>
          <w:numId w:val="12"/>
        </w:numPr>
        <w:spacing w:before="240" w:after="240"/>
        <w:ind w:left="1418" w:hanging="992"/>
        <w:rPr>
          <w:rFonts w:ascii="Calibri" w:hAnsi="Calibri" w:cs="Calibri"/>
          <w:sz w:val="22"/>
          <w:szCs w:val="22"/>
        </w:rPr>
      </w:pPr>
      <w:r w:rsidRPr="000350B8">
        <w:rPr>
          <w:rFonts w:ascii="Calibri" w:hAnsi="Calibri" w:cs="Calibri"/>
          <w:sz w:val="22"/>
          <w:szCs w:val="22"/>
        </w:rPr>
        <w:t>The register must be so kept and maintained at the Secretary's place of residence, or at such other place as the members at a general meeting decide.</w:t>
      </w:r>
    </w:p>
    <w:p w14:paraId="130C8637" w14:textId="6B38CE2F" w:rsidR="00A22D68" w:rsidRPr="000350B8" w:rsidRDefault="00A22D68" w:rsidP="000350B8">
      <w:pPr>
        <w:pStyle w:val="ListParagraph"/>
        <w:numPr>
          <w:ilvl w:val="2"/>
          <w:numId w:val="12"/>
        </w:numPr>
        <w:spacing w:before="240" w:after="240"/>
        <w:ind w:left="1418" w:hanging="992"/>
        <w:rPr>
          <w:rFonts w:ascii="Calibri" w:hAnsi="Calibri" w:cs="Calibri"/>
          <w:sz w:val="22"/>
          <w:szCs w:val="22"/>
        </w:rPr>
      </w:pPr>
      <w:r w:rsidRPr="000350B8">
        <w:rPr>
          <w:rFonts w:ascii="Calibri" w:hAnsi="Calibri" w:cs="Calibri"/>
          <w:sz w:val="22"/>
          <w:szCs w:val="22"/>
        </w:rPr>
        <w:lastRenderedPageBreak/>
        <w:t xml:space="preserve">The Secretary must cause the name of a person who dies or who ceases to be a member to be deleted from the register of members referred to in </w:t>
      </w:r>
      <w:del w:id="196" w:author="a a" w:date="2019-04-10T20:39:00Z">
        <w:r w:rsidRPr="000350B8" w:rsidDel="00FE73FC">
          <w:rPr>
            <w:rFonts w:ascii="Calibri" w:hAnsi="Calibri" w:cs="Calibri"/>
            <w:sz w:val="22"/>
            <w:szCs w:val="22"/>
          </w:rPr>
          <w:delText>sub­ rule (1).</w:delText>
        </w:r>
      </w:del>
      <w:ins w:id="197" w:author="a a" w:date="2019-04-10T20:39:00Z">
        <w:r w:rsidR="00FE73FC">
          <w:rPr>
            <w:rFonts w:ascii="Calibri" w:hAnsi="Calibri" w:cs="Calibri"/>
            <w:sz w:val="22"/>
            <w:szCs w:val="22"/>
          </w:rPr>
          <w:t>rule 3.11.1</w:t>
        </w:r>
      </w:ins>
    </w:p>
    <w:p w14:paraId="6285A1DA" w14:textId="77777777" w:rsidR="00A22D68" w:rsidRPr="000350B8" w:rsidRDefault="00A22D68" w:rsidP="000350B8">
      <w:pPr>
        <w:spacing w:before="240" w:after="240"/>
        <w:rPr>
          <w:rFonts w:ascii="Calibri" w:hAnsi="Calibri" w:cs="Calibri"/>
          <w:sz w:val="22"/>
          <w:szCs w:val="22"/>
        </w:rPr>
      </w:pPr>
    </w:p>
    <w:p w14:paraId="61905D3D" w14:textId="4B7686B9" w:rsidR="00623D09" w:rsidRPr="007020C3" w:rsidRDefault="008071F1" w:rsidP="008F4012">
      <w:pPr>
        <w:pStyle w:val="Heading1"/>
        <w:numPr>
          <w:ilvl w:val="0"/>
          <w:numId w:val="12"/>
        </w:numPr>
        <w:rPr>
          <w:rFonts w:ascii="Calibri" w:hAnsi="Calibri" w:cs="Calibri"/>
          <w:b w:val="0"/>
          <w:bCs w:val="0"/>
          <w:sz w:val="28"/>
          <w:szCs w:val="28"/>
        </w:rPr>
      </w:pPr>
      <w:bookmarkStart w:id="198" w:name="_Toc4159647"/>
      <w:bookmarkStart w:id="199" w:name="_Toc4160413"/>
      <w:bookmarkStart w:id="200" w:name="_Toc5824335"/>
      <w:bookmarkEnd w:id="198"/>
      <w:bookmarkEnd w:id="199"/>
      <w:r>
        <w:rPr>
          <w:rFonts w:ascii="Calibri" w:hAnsi="Calibri" w:cs="Calibri"/>
          <w:b w:val="0"/>
          <w:bCs w:val="0"/>
          <w:sz w:val="28"/>
          <w:szCs w:val="28"/>
        </w:rPr>
        <w:t>BRIGADE</w:t>
      </w:r>
      <w:r w:rsidR="00623D09" w:rsidRPr="007020C3">
        <w:rPr>
          <w:rFonts w:ascii="Calibri" w:hAnsi="Calibri" w:cs="Calibri"/>
          <w:b w:val="0"/>
          <w:bCs w:val="0"/>
          <w:sz w:val="28"/>
          <w:szCs w:val="28"/>
        </w:rPr>
        <w:t xml:space="preserve"> OFFICERS</w:t>
      </w:r>
      <w:bookmarkEnd w:id="200"/>
    </w:p>
    <w:p w14:paraId="7A55C75F" w14:textId="77777777" w:rsidR="00623D09" w:rsidRPr="007020C3" w:rsidRDefault="00623D09" w:rsidP="00F94E2C">
      <w:pPr>
        <w:pStyle w:val="Heading2"/>
        <w:numPr>
          <w:ilvl w:val="1"/>
          <w:numId w:val="12"/>
        </w:numPr>
        <w:rPr>
          <w:rFonts w:ascii="Calibri" w:hAnsi="Calibri" w:cs="Calibri"/>
          <w:b w:val="0"/>
          <w:bCs w:val="0"/>
          <w:sz w:val="24"/>
          <w:szCs w:val="24"/>
        </w:rPr>
      </w:pPr>
      <w:bookmarkStart w:id="201" w:name="_Toc5824336"/>
      <w:r w:rsidRPr="007020C3">
        <w:rPr>
          <w:rFonts w:ascii="Calibri" w:hAnsi="Calibri" w:cs="Calibri"/>
          <w:b w:val="0"/>
          <w:bCs w:val="0"/>
          <w:sz w:val="24"/>
          <w:szCs w:val="24"/>
        </w:rPr>
        <w:t>General</w:t>
      </w:r>
      <w:bookmarkEnd w:id="201"/>
    </w:p>
    <w:p w14:paraId="47CE7C06" w14:textId="5AD29257" w:rsidR="00623D09" w:rsidRPr="007020C3" w:rsidRDefault="00623D09" w:rsidP="00F94E2C">
      <w:pPr>
        <w:spacing w:before="240" w:after="240"/>
        <w:ind w:left="720"/>
        <w:rPr>
          <w:rFonts w:ascii="Calibri" w:hAnsi="Calibri" w:cs="Calibri"/>
          <w:sz w:val="22"/>
          <w:szCs w:val="22"/>
        </w:rPr>
      </w:pPr>
      <w:r w:rsidRPr="007020C3">
        <w:rPr>
          <w:rFonts w:ascii="Calibri" w:hAnsi="Calibri" w:cs="Calibri"/>
          <w:sz w:val="22"/>
          <w:szCs w:val="22"/>
        </w:rPr>
        <w:t xml:space="preserve">The term of office for all administration positions </w:t>
      </w:r>
      <w:del w:id="202" w:author="a a" w:date="2019-04-10T20:39:00Z">
        <w:r w:rsidRPr="007020C3" w:rsidDel="00FE73FC">
          <w:rPr>
            <w:rFonts w:ascii="Calibri" w:hAnsi="Calibri" w:cs="Calibri"/>
            <w:sz w:val="22"/>
            <w:szCs w:val="22"/>
          </w:rPr>
          <w:delText>(</w:delText>
        </w:r>
      </w:del>
      <w:r w:rsidRPr="007020C3">
        <w:rPr>
          <w:rFonts w:ascii="Calibri" w:hAnsi="Calibri" w:cs="Calibri"/>
          <w:sz w:val="22"/>
          <w:szCs w:val="22"/>
        </w:rPr>
        <w:t xml:space="preserve">referred to in </w:t>
      </w:r>
      <w:del w:id="203" w:author="a a" w:date="2019-04-10T20:39:00Z">
        <w:r w:rsidRPr="007020C3" w:rsidDel="00FE73FC">
          <w:rPr>
            <w:rFonts w:ascii="Calibri" w:hAnsi="Calibri" w:cs="Calibri"/>
            <w:sz w:val="22"/>
            <w:szCs w:val="22"/>
          </w:rPr>
          <w:delText xml:space="preserve">subclause </w:delText>
        </w:r>
      </w:del>
      <w:ins w:id="204" w:author="a a" w:date="2019-04-10T20:39:00Z">
        <w:r w:rsidR="00FE73FC">
          <w:rPr>
            <w:rFonts w:ascii="Calibri" w:hAnsi="Calibri" w:cs="Calibri"/>
            <w:sz w:val="22"/>
            <w:szCs w:val="22"/>
          </w:rPr>
          <w:t>rule</w:t>
        </w:r>
        <w:r w:rsidR="00FE73FC" w:rsidRPr="007020C3">
          <w:rPr>
            <w:rFonts w:ascii="Calibri" w:hAnsi="Calibri" w:cs="Calibri"/>
            <w:sz w:val="22"/>
            <w:szCs w:val="22"/>
          </w:rPr>
          <w:t xml:space="preserve"> </w:t>
        </w:r>
      </w:ins>
      <w:r w:rsidRPr="007020C3">
        <w:rPr>
          <w:rFonts w:ascii="Calibri" w:hAnsi="Calibri" w:cs="Calibri"/>
          <w:sz w:val="22"/>
          <w:szCs w:val="22"/>
        </w:rPr>
        <w:t>4.1.1</w:t>
      </w:r>
      <w:del w:id="205" w:author="a a" w:date="2019-04-10T20:40:00Z">
        <w:r w:rsidRPr="007020C3" w:rsidDel="00A577AF">
          <w:rPr>
            <w:rFonts w:ascii="Calibri" w:hAnsi="Calibri" w:cs="Calibri"/>
            <w:sz w:val="22"/>
            <w:szCs w:val="22"/>
          </w:rPr>
          <w:delText xml:space="preserve">) within the </w:delText>
        </w:r>
        <w:r w:rsidR="008071F1" w:rsidDel="00A577AF">
          <w:rPr>
            <w:rFonts w:ascii="Calibri" w:hAnsi="Calibri" w:cs="Calibri"/>
            <w:sz w:val="22"/>
            <w:szCs w:val="22"/>
          </w:rPr>
          <w:delText>Brigade</w:delText>
        </w:r>
      </w:del>
      <w:r w:rsidRPr="007020C3">
        <w:rPr>
          <w:rFonts w:ascii="Calibri" w:hAnsi="Calibri" w:cs="Calibri"/>
          <w:sz w:val="22"/>
          <w:szCs w:val="22"/>
        </w:rPr>
        <w:t xml:space="preserve"> will be one (1) year.  These positions are terminated and declared vacant at the commencement of the Annual General Meeting.</w:t>
      </w:r>
    </w:p>
    <w:p w14:paraId="5778DD67" w14:textId="05301F59" w:rsidR="00623D09" w:rsidRPr="007020C3" w:rsidRDefault="00623D09" w:rsidP="00F94E2C">
      <w:pPr>
        <w:spacing w:before="240" w:after="240"/>
        <w:ind w:left="720"/>
        <w:rPr>
          <w:rFonts w:ascii="Calibri" w:hAnsi="Calibri" w:cs="Calibri"/>
          <w:sz w:val="22"/>
          <w:szCs w:val="22"/>
        </w:rPr>
      </w:pPr>
      <w:r w:rsidRPr="007020C3">
        <w:rPr>
          <w:rFonts w:ascii="Calibri" w:hAnsi="Calibri" w:cs="Calibri"/>
          <w:sz w:val="22"/>
          <w:szCs w:val="22"/>
        </w:rPr>
        <w:t xml:space="preserve">The term of office for all operational positions </w:t>
      </w:r>
      <w:del w:id="206" w:author="a a" w:date="2019-04-10T20:41:00Z">
        <w:r w:rsidRPr="007020C3" w:rsidDel="00A577AF">
          <w:rPr>
            <w:rFonts w:ascii="Calibri" w:hAnsi="Calibri" w:cs="Calibri"/>
            <w:sz w:val="22"/>
            <w:szCs w:val="22"/>
          </w:rPr>
          <w:delText>(</w:delText>
        </w:r>
      </w:del>
      <w:r w:rsidRPr="007020C3">
        <w:rPr>
          <w:rFonts w:ascii="Calibri" w:hAnsi="Calibri" w:cs="Calibri"/>
          <w:sz w:val="22"/>
          <w:szCs w:val="22"/>
        </w:rPr>
        <w:t xml:space="preserve">referred to in </w:t>
      </w:r>
      <w:ins w:id="207" w:author="a a" w:date="2019-04-10T20:41:00Z">
        <w:r w:rsidR="00A577AF">
          <w:rPr>
            <w:rFonts w:ascii="Calibri" w:hAnsi="Calibri" w:cs="Calibri"/>
            <w:sz w:val="22"/>
            <w:szCs w:val="22"/>
          </w:rPr>
          <w:t>rule</w:t>
        </w:r>
      </w:ins>
      <w:del w:id="208" w:author="a a" w:date="2019-04-10T20:41:00Z">
        <w:r w:rsidRPr="007020C3" w:rsidDel="00A577AF">
          <w:rPr>
            <w:rFonts w:ascii="Calibri" w:hAnsi="Calibri" w:cs="Calibri"/>
            <w:sz w:val="22"/>
            <w:szCs w:val="22"/>
          </w:rPr>
          <w:delText>subclause</w:delText>
        </w:r>
      </w:del>
      <w:r w:rsidRPr="007020C3">
        <w:rPr>
          <w:rFonts w:ascii="Calibri" w:hAnsi="Calibri" w:cs="Calibri"/>
          <w:sz w:val="22"/>
          <w:szCs w:val="22"/>
        </w:rPr>
        <w:t xml:space="preserve"> 4.1.2</w:t>
      </w:r>
      <w:del w:id="209" w:author="a a" w:date="2019-04-10T20:41:00Z">
        <w:r w:rsidRPr="007020C3" w:rsidDel="00A577AF">
          <w:rPr>
            <w:rFonts w:ascii="Calibri" w:hAnsi="Calibri" w:cs="Calibri"/>
            <w:sz w:val="22"/>
            <w:szCs w:val="22"/>
          </w:rPr>
          <w:delText xml:space="preserve">) within the </w:delText>
        </w:r>
        <w:r w:rsidR="008071F1" w:rsidDel="00A577AF">
          <w:rPr>
            <w:rFonts w:ascii="Calibri" w:hAnsi="Calibri" w:cs="Calibri"/>
            <w:sz w:val="22"/>
            <w:szCs w:val="22"/>
          </w:rPr>
          <w:delText>Brigade</w:delText>
        </w:r>
      </w:del>
      <w:r w:rsidRPr="007020C3">
        <w:rPr>
          <w:rFonts w:ascii="Calibri" w:hAnsi="Calibri" w:cs="Calibri"/>
          <w:sz w:val="22"/>
          <w:szCs w:val="22"/>
        </w:rPr>
        <w:t xml:space="preserve"> will be one (1) year.  </w:t>
      </w:r>
      <w:r w:rsidR="00646798" w:rsidRPr="007020C3">
        <w:rPr>
          <w:rFonts w:ascii="Calibri" w:hAnsi="Calibri" w:cs="Calibri"/>
          <w:sz w:val="22"/>
          <w:szCs w:val="22"/>
        </w:rPr>
        <w:t>However,</w:t>
      </w:r>
      <w:r w:rsidRPr="007020C3">
        <w:rPr>
          <w:rFonts w:ascii="Calibri" w:hAnsi="Calibri" w:cs="Calibri"/>
          <w:sz w:val="22"/>
          <w:szCs w:val="22"/>
        </w:rPr>
        <w:t xml:space="preserve"> these positions will remain valid until the new nominees are approved by the Local </w:t>
      </w:r>
      <w:r w:rsidR="007B236C">
        <w:rPr>
          <w:rFonts w:ascii="Calibri" w:hAnsi="Calibri" w:cs="Calibri"/>
          <w:sz w:val="22"/>
          <w:szCs w:val="22"/>
        </w:rPr>
        <w:t>Government</w:t>
      </w:r>
      <w:r w:rsidRPr="007020C3">
        <w:rPr>
          <w:rFonts w:ascii="Calibri" w:hAnsi="Calibri" w:cs="Calibri"/>
          <w:sz w:val="22"/>
          <w:szCs w:val="22"/>
        </w:rPr>
        <w:t xml:space="preserve">. </w:t>
      </w:r>
    </w:p>
    <w:p w14:paraId="52D28F7C" w14:textId="41E0A542" w:rsidR="00623D09" w:rsidRPr="007020C3" w:rsidRDefault="00623D09" w:rsidP="00F94E2C">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The members of the </w:t>
      </w:r>
      <w:r w:rsidR="008071F1">
        <w:rPr>
          <w:rFonts w:ascii="Calibri" w:hAnsi="Calibri" w:cs="Calibri"/>
          <w:sz w:val="22"/>
          <w:szCs w:val="22"/>
        </w:rPr>
        <w:t>Brigade</w:t>
      </w:r>
      <w:r w:rsidRPr="007020C3">
        <w:rPr>
          <w:rFonts w:ascii="Calibri" w:hAnsi="Calibri" w:cs="Calibri"/>
          <w:sz w:val="22"/>
          <w:szCs w:val="22"/>
        </w:rPr>
        <w:t xml:space="preserve"> will elect</w:t>
      </w:r>
      <w:r>
        <w:rPr>
          <w:rFonts w:ascii="Calibri" w:hAnsi="Calibri" w:cs="Calibri"/>
          <w:sz w:val="22"/>
          <w:szCs w:val="22"/>
        </w:rPr>
        <w:t xml:space="preserve"> </w:t>
      </w:r>
      <w:r w:rsidRPr="007020C3">
        <w:rPr>
          <w:rFonts w:ascii="Calibri" w:hAnsi="Calibri" w:cs="Calibri"/>
          <w:sz w:val="22"/>
          <w:szCs w:val="22"/>
        </w:rPr>
        <w:t xml:space="preserve">the following Administration Officers – </w:t>
      </w:r>
    </w:p>
    <w:p w14:paraId="72D7646E" w14:textId="77777777"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a President</w:t>
      </w:r>
    </w:p>
    <w:p w14:paraId="4C34CEBD" w14:textId="77777777"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 xml:space="preserve">a Secretary; and </w:t>
      </w:r>
    </w:p>
    <w:p w14:paraId="20EC0F64" w14:textId="77777777"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 xml:space="preserve">a Treasurer; or </w:t>
      </w:r>
    </w:p>
    <w:p w14:paraId="1B1723EE" w14:textId="6230B7BB"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a Secretary/Treasurer combined</w:t>
      </w:r>
      <w:r w:rsidR="000B16AF">
        <w:rPr>
          <w:rFonts w:ascii="Calibri" w:hAnsi="Calibri" w:cs="Calibri"/>
          <w:sz w:val="22"/>
          <w:szCs w:val="22"/>
        </w:rPr>
        <w:t>;</w:t>
      </w:r>
      <w:r w:rsidRPr="007020C3">
        <w:rPr>
          <w:rFonts w:ascii="Calibri" w:hAnsi="Calibri" w:cs="Calibri"/>
          <w:sz w:val="22"/>
          <w:szCs w:val="22"/>
        </w:rPr>
        <w:t xml:space="preserve"> </w:t>
      </w:r>
    </w:p>
    <w:p w14:paraId="61CA2891" w14:textId="21229B1B"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a Training Officer</w:t>
      </w:r>
      <w:r w:rsidR="000B16AF">
        <w:rPr>
          <w:rFonts w:ascii="Calibri" w:hAnsi="Calibri" w:cs="Calibri"/>
          <w:sz w:val="22"/>
          <w:szCs w:val="22"/>
        </w:rPr>
        <w:t>;</w:t>
      </w:r>
    </w:p>
    <w:p w14:paraId="23832AFA" w14:textId="77777777"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a</w:t>
      </w:r>
      <w:r w:rsidR="00452F9E">
        <w:rPr>
          <w:rFonts w:ascii="Calibri" w:hAnsi="Calibri" w:cs="Calibri"/>
          <w:sz w:val="22"/>
          <w:szCs w:val="22"/>
        </w:rPr>
        <w:t>n</w:t>
      </w:r>
      <w:r w:rsidRPr="007020C3">
        <w:rPr>
          <w:rFonts w:ascii="Calibri" w:hAnsi="Calibri" w:cs="Calibri"/>
          <w:sz w:val="22"/>
          <w:szCs w:val="22"/>
        </w:rPr>
        <w:t xml:space="preserve"> Equipment Officer;</w:t>
      </w:r>
    </w:p>
    <w:p w14:paraId="7A148CA9" w14:textId="24C854F6" w:rsidR="00623D09" w:rsidRPr="007020C3" w:rsidRDefault="00623D09" w:rsidP="000350B8">
      <w:pPr>
        <w:pStyle w:val="ListParagraph"/>
        <w:numPr>
          <w:ilvl w:val="0"/>
          <w:numId w:val="28"/>
        </w:numPr>
        <w:rPr>
          <w:rFonts w:ascii="Calibri" w:hAnsi="Calibri" w:cs="Calibri"/>
          <w:sz w:val="22"/>
          <w:szCs w:val="22"/>
        </w:rPr>
      </w:pPr>
      <w:r w:rsidRPr="007020C3">
        <w:rPr>
          <w:rFonts w:ascii="Calibri" w:hAnsi="Calibri" w:cs="Calibri"/>
          <w:sz w:val="22"/>
          <w:szCs w:val="22"/>
        </w:rPr>
        <w:t xml:space="preserve">Any other position(s) deemed necessary for the effective management of </w:t>
      </w:r>
      <w:r w:rsidR="008071F1">
        <w:rPr>
          <w:rFonts w:ascii="Calibri" w:hAnsi="Calibri" w:cs="Calibri"/>
          <w:sz w:val="22"/>
          <w:szCs w:val="22"/>
        </w:rPr>
        <w:t>Brigade</w:t>
      </w:r>
      <w:r w:rsidRPr="007020C3">
        <w:rPr>
          <w:rFonts w:ascii="Calibri" w:hAnsi="Calibri" w:cs="Calibri"/>
          <w:sz w:val="22"/>
          <w:szCs w:val="22"/>
        </w:rPr>
        <w:t xml:space="preserve"> activities (</w:t>
      </w:r>
      <w:r w:rsidR="00A22D68" w:rsidRPr="007020C3">
        <w:rPr>
          <w:rFonts w:ascii="Calibri" w:hAnsi="Calibri" w:cs="Calibri"/>
          <w:sz w:val="22"/>
          <w:szCs w:val="22"/>
        </w:rPr>
        <w:t>e.g.</w:t>
      </w:r>
      <w:r w:rsidRPr="007020C3">
        <w:rPr>
          <w:rFonts w:ascii="Calibri" w:hAnsi="Calibri" w:cs="Calibri"/>
          <w:sz w:val="22"/>
          <w:szCs w:val="22"/>
        </w:rPr>
        <w:t xml:space="preserve"> Communication Officer). </w:t>
      </w:r>
    </w:p>
    <w:p w14:paraId="0165396B" w14:textId="12D8DAA9" w:rsidR="00623D09" w:rsidRPr="007020C3" w:rsidRDefault="00623D09" w:rsidP="00F94E2C">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members of the </w:t>
      </w:r>
      <w:r w:rsidR="008071F1">
        <w:rPr>
          <w:rFonts w:ascii="Calibri" w:hAnsi="Calibri" w:cs="Calibri"/>
          <w:sz w:val="22"/>
          <w:szCs w:val="22"/>
        </w:rPr>
        <w:t>Brigade</w:t>
      </w:r>
      <w:r w:rsidRPr="007020C3">
        <w:rPr>
          <w:rFonts w:ascii="Calibri" w:hAnsi="Calibri" w:cs="Calibri"/>
          <w:sz w:val="22"/>
          <w:szCs w:val="22"/>
        </w:rPr>
        <w:t xml:space="preserve"> will elect the following </w:t>
      </w:r>
      <w:r w:rsidR="00A22D68" w:rsidRPr="007020C3">
        <w:rPr>
          <w:rFonts w:ascii="Calibri" w:hAnsi="Calibri" w:cs="Calibri"/>
          <w:sz w:val="22"/>
          <w:szCs w:val="22"/>
        </w:rPr>
        <w:t>Operational Officers</w:t>
      </w:r>
      <w:r w:rsidRPr="007020C3">
        <w:rPr>
          <w:rFonts w:ascii="Calibri" w:hAnsi="Calibri" w:cs="Calibri"/>
          <w:sz w:val="22"/>
          <w:szCs w:val="22"/>
        </w:rPr>
        <w:t xml:space="preserve"> – </w:t>
      </w:r>
    </w:p>
    <w:p w14:paraId="23586177" w14:textId="77777777" w:rsidR="00623D09" w:rsidRPr="007020C3" w:rsidRDefault="00623D09" w:rsidP="00F94E2C">
      <w:pPr>
        <w:pStyle w:val="ListParagraph"/>
        <w:numPr>
          <w:ilvl w:val="0"/>
          <w:numId w:val="17"/>
        </w:numPr>
        <w:rPr>
          <w:rFonts w:ascii="Calibri" w:hAnsi="Calibri" w:cs="Calibri"/>
          <w:sz w:val="22"/>
          <w:szCs w:val="22"/>
        </w:rPr>
      </w:pPr>
      <w:r w:rsidRPr="007020C3">
        <w:rPr>
          <w:rFonts w:ascii="Calibri" w:hAnsi="Calibri" w:cs="Calibri"/>
          <w:sz w:val="22"/>
          <w:szCs w:val="22"/>
        </w:rPr>
        <w:t>a Captain;</w:t>
      </w:r>
    </w:p>
    <w:p w14:paraId="109FD06D" w14:textId="77777777" w:rsidR="00623D09" w:rsidRPr="007020C3" w:rsidRDefault="00623D09" w:rsidP="00F94E2C">
      <w:pPr>
        <w:pStyle w:val="ListParagraph"/>
        <w:numPr>
          <w:ilvl w:val="0"/>
          <w:numId w:val="17"/>
        </w:numPr>
        <w:rPr>
          <w:rFonts w:ascii="Calibri" w:hAnsi="Calibri" w:cs="Calibri"/>
          <w:sz w:val="22"/>
          <w:szCs w:val="22"/>
        </w:rPr>
      </w:pPr>
      <w:r w:rsidRPr="007020C3">
        <w:rPr>
          <w:rFonts w:ascii="Calibri" w:hAnsi="Calibri" w:cs="Calibri"/>
          <w:sz w:val="22"/>
          <w:szCs w:val="22"/>
        </w:rPr>
        <w:t>a First Lieutenant;</w:t>
      </w:r>
    </w:p>
    <w:p w14:paraId="5E0B9B6F" w14:textId="77777777" w:rsidR="00623D09" w:rsidRPr="007020C3" w:rsidRDefault="00623D09" w:rsidP="00F94E2C">
      <w:pPr>
        <w:pStyle w:val="ListParagraph"/>
        <w:numPr>
          <w:ilvl w:val="0"/>
          <w:numId w:val="17"/>
        </w:numPr>
        <w:rPr>
          <w:rFonts w:ascii="Calibri" w:hAnsi="Calibri" w:cs="Calibri"/>
          <w:sz w:val="22"/>
          <w:szCs w:val="22"/>
        </w:rPr>
      </w:pPr>
      <w:r w:rsidRPr="007020C3">
        <w:rPr>
          <w:rFonts w:ascii="Calibri" w:hAnsi="Calibri" w:cs="Calibri"/>
          <w:sz w:val="22"/>
          <w:szCs w:val="22"/>
        </w:rPr>
        <w:t>a Second Lieutenant;</w:t>
      </w:r>
    </w:p>
    <w:p w14:paraId="7E56CB7F" w14:textId="77777777" w:rsidR="00623D09" w:rsidRPr="007020C3" w:rsidRDefault="00623D09" w:rsidP="00F94E2C">
      <w:pPr>
        <w:pStyle w:val="ListParagraph"/>
        <w:numPr>
          <w:ilvl w:val="0"/>
          <w:numId w:val="17"/>
        </w:numPr>
        <w:rPr>
          <w:rFonts w:ascii="Calibri" w:hAnsi="Calibri" w:cs="Calibri"/>
          <w:sz w:val="22"/>
          <w:szCs w:val="22"/>
        </w:rPr>
      </w:pPr>
      <w:r w:rsidRPr="007020C3">
        <w:rPr>
          <w:rFonts w:ascii="Calibri" w:hAnsi="Calibri" w:cs="Calibri"/>
          <w:sz w:val="22"/>
          <w:szCs w:val="22"/>
        </w:rPr>
        <w:t>any such additional Lieutenants as maybe necessary.</w:t>
      </w:r>
    </w:p>
    <w:p w14:paraId="62C9CB4F" w14:textId="44AD76B5" w:rsidR="00623D09" w:rsidRPr="007020C3" w:rsidRDefault="00623D09" w:rsidP="00F94E2C">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members will also nominate a </w:t>
      </w:r>
      <w:r w:rsidR="008071F1">
        <w:rPr>
          <w:rFonts w:ascii="Calibri" w:hAnsi="Calibri" w:cs="Calibri"/>
          <w:sz w:val="22"/>
          <w:szCs w:val="22"/>
        </w:rPr>
        <w:t>Brigade</w:t>
      </w:r>
      <w:r w:rsidRPr="007020C3">
        <w:rPr>
          <w:rFonts w:ascii="Calibri" w:hAnsi="Calibri" w:cs="Calibri"/>
          <w:sz w:val="22"/>
          <w:szCs w:val="22"/>
        </w:rPr>
        <w:t xml:space="preserve"> member to serve as the Fire Control Officer</w:t>
      </w:r>
      <w:r>
        <w:rPr>
          <w:rFonts w:ascii="Calibri" w:hAnsi="Calibri" w:cs="Calibri"/>
          <w:sz w:val="22"/>
          <w:szCs w:val="22"/>
        </w:rPr>
        <w:t xml:space="preserve"> </w:t>
      </w:r>
      <w:r w:rsidRPr="007020C3">
        <w:rPr>
          <w:rFonts w:ascii="Calibri" w:hAnsi="Calibri" w:cs="Calibri"/>
          <w:sz w:val="22"/>
          <w:szCs w:val="22"/>
        </w:rPr>
        <w:t xml:space="preserve">for the </w:t>
      </w:r>
      <w:r w:rsidR="008071F1">
        <w:rPr>
          <w:rFonts w:ascii="Calibri" w:hAnsi="Calibri" w:cs="Calibri"/>
          <w:sz w:val="22"/>
          <w:szCs w:val="22"/>
        </w:rPr>
        <w:t>Brigade</w:t>
      </w:r>
      <w:r w:rsidRPr="007020C3">
        <w:rPr>
          <w:rFonts w:ascii="Calibri" w:hAnsi="Calibri" w:cs="Calibri"/>
          <w:sz w:val="22"/>
          <w:szCs w:val="22"/>
        </w:rPr>
        <w:t xml:space="preserve">’s district.  The </w:t>
      </w:r>
      <w:r w:rsidR="008071F1">
        <w:rPr>
          <w:rFonts w:ascii="Calibri" w:hAnsi="Calibri" w:cs="Calibri"/>
          <w:sz w:val="22"/>
          <w:szCs w:val="22"/>
        </w:rPr>
        <w:t>Brigade</w:t>
      </w:r>
      <w:r w:rsidRPr="007020C3">
        <w:rPr>
          <w:rFonts w:ascii="Calibri" w:hAnsi="Calibri" w:cs="Calibri"/>
          <w:sz w:val="22"/>
          <w:szCs w:val="22"/>
        </w:rPr>
        <w:t xml:space="preserve"> members may also nominate a </w:t>
      </w:r>
      <w:r w:rsidR="008071F1">
        <w:rPr>
          <w:rFonts w:ascii="Calibri" w:hAnsi="Calibri" w:cs="Calibri"/>
          <w:sz w:val="22"/>
          <w:szCs w:val="22"/>
        </w:rPr>
        <w:t>Brigade</w:t>
      </w:r>
      <w:r w:rsidRPr="007020C3">
        <w:rPr>
          <w:rFonts w:ascii="Calibri" w:hAnsi="Calibri" w:cs="Calibri"/>
          <w:sz w:val="22"/>
          <w:szCs w:val="22"/>
        </w:rPr>
        <w:t xml:space="preserve"> member to serve as Deputy Chief Bush Fire Control Officer and Chief Bush Fire Control Officer, if applicable.  These nominations will then be forwarded to the Local Government for approval.</w:t>
      </w:r>
    </w:p>
    <w:p w14:paraId="72897F6C" w14:textId="4DAFC742" w:rsidR="00623D09" w:rsidRPr="007020C3" w:rsidRDefault="00623D09" w:rsidP="00F94E2C">
      <w:pPr>
        <w:pStyle w:val="Heading2"/>
        <w:numPr>
          <w:ilvl w:val="1"/>
          <w:numId w:val="12"/>
        </w:numPr>
        <w:rPr>
          <w:rFonts w:ascii="Calibri" w:hAnsi="Calibri" w:cs="Calibri"/>
          <w:b w:val="0"/>
          <w:bCs w:val="0"/>
          <w:sz w:val="24"/>
          <w:szCs w:val="24"/>
        </w:rPr>
      </w:pPr>
      <w:bookmarkStart w:id="210" w:name="_Toc5824337"/>
      <w:r w:rsidRPr="007020C3">
        <w:rPr>
          <w:rFonts w:ascii="Calibri" w:hAnsi="Calibri" w:cs="Calibri"/>
          <w:b w:val="0"/>
          <w:bCs w:val="0"/>
          <w:sz w:val="24"/>
          <w:szCs w:val="24"/>
        </w:rPr>
        <w:t xml:space="preserve">Election of </w:t>
      </w:r>
      <w:r w:rsidR="008071F1">
        <w:rPr>
          <w:rFonts w:ascii="Calibri" w:hAnsi="Calibri" w:cs="Calibri"/>
          <w:b w:val="0"/>
          <w:bCs w:val="0"/>
          <w:sz w:val="24"/>
          <w:szCs w:val="24"/>
        </w:rPr>
        <w:t>Brigade</w:t>
      </w:r>
      <w:r w:rsidRPr="007020C3">
        <w:rPr>
          <w:rFonts w:ascii="Calibri" w:hAnsi="Calibri" w:cs="Calibri"/>
          <w:b w:val="0"/>
          <w:bCs w:val="0"/>
          <w:sz w:val="24"/>
          <w:szCs w:val="24"/>
        </w:rPr>
        <w:t xml:space="preserve"> Officers</w:t>
      </w:r>
      <w:bookmarkEnd w:id="210"/>
    </w:p>
    <w:p w14:paraId="1FEA3764" w14:textId="3761D1FC" w:rsidR="00623D09" w:rsidRPr="007020C3" w:rsidRDefault="008071F1" w:rsidP="008422DF">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Brigade</w:t>
      </w:r>
      <w:r w:rsidR="00623D09" w:rsidRPr="007020C3">
        <w:rPr>
          <w:rFonts w:ascii="Calibri" w:hAnsi="Calibri" w:cs="Calibri"/>
          <w:sz w:val="22"/>
          <w:szCs w:val="22"/>
        </w:rPr>
        <w:t xml:space="preserve"> members nominated for</w:t>
      </w:r>
      <w:r w:rsidR="00623D09">
        <w:rPr>
          <w:rFonts w:ascii="Calibri" w:hAnsi="Calibri" w:cs="Calibri"/>
          <w:sz w:val="22"/>
          <w:szCs w:val="22"/>
        </w:rPr>
        <w:t xml:space="preserve"> </w:t>
      </w:r>
      <w:r w:rsidR="00623D09" w:rsidRPr="007020C3">
        <w:rPr>
          <w:rFonts w:ascii="Calibri" w:hAnsi="Calibri" w:cs="Calibri"/>
          <w:sz w:val="22"/>
          <w:szCs w:val="22"/>
        </w:rPr>
        <w:t>any positions</w:t>
      </w:r>
      <w:r w:rsidR="00623D09">
        <w:rPr>
          <w:rFonts w:ascii="Calibri" w:hAnsi="Calibri" w:cs="Calibri"/>
          <w:sz w:val="22"/>
          <w:szCs w:val="22"/>
        </w:rPr>
        <w:t xml:space="preserve"> </w:t>
      </w:r>
      <w:r w:rsidR="00623D09" w:rsidRPr="007020C3">
        <w:rPr>
          <w:rFonts w:ascii="Calibri" w:hAnsi="Calibri" w:cs="Calibri"/>
          <w:sz w:val="22"/>
          <w:szCs w:val="22"/>
        </w:rPr>
        <w:t xml:space="preserve">outlined in </w:t>
      </w:r>
      <w:del w:id="211" w:author="a a" w:date="2019-04-10T20:42:00Z">
        <w:r w:rsidR="00623D09" w:rsidRPr="007020C3" w:rsidDel="00A577AF">
          <w:rPr>
            <w:rFonts w:ascii="Calibri" w:hAnsi="Calibri" w:cs="Calibri"/>
            <w:sz w:val="22"/>
            <w:szCs w:val="22"/>
          </w:rPr>
          <w:delText xml:space="preserve">section </w:delText>
        </w:r>
      </w:del>
      <w:ins w:id="212" w:author="a a" w:date="2019-04-10T20:42:00Z">
        <w:r w:rsidR="00A577AF">
          <w:rPr>
            <w:rFonts w:ascii="Calibri" w:hAnsi="Calibri" w:cs="Calibri"/>
            <w:sz w:val="22"/>
            <w:szCs w:val="22"/>
          </w:rPr>
          <w:t xml:space="preserve">rule </w:t>
        </w:r>
      </w:ins>
      <w:r w:rsidR="00623D09" w:rsidRPr="007020C3">
        <w:rPr>
          <w:rFonts w:ascii="Calibri" w:hAnsi="Calibri" w:cs="Calibri"/>
          <w:sz w:val="22"/>
          <w:szCs w:val="22"/>
        </w:rPr>
        <w:t>4.1 must meet the qualifications outline</w:t>
      </w:r>
      <w:r w:rsidR="00623D09">
        <w:rPr>
          <w:rFonts w:ascii="Calibri" w:hAnsi="Calibri" w:cs="Calibri"/>
          <w:sz w:val="22"/>
          <w:szCs w:val="22"/>
        </w:rPr>
        <w:t>d</w:t>
      </w:r>
      <w:r w:rsidR="00623D09" w:rsidRPr="007020C3">
        <w:rPr>
          <w:rFonts w:ascii="Calibri" w:hAnsi="Calibri" w:cs="Calibri"/>
          <w:sz w:val="22"/>
          <w:szCs w:val="22"/>
        </w:rPr>
        <w:t xml:space="preserve"> in the </w:t>
      </w:r>
      <w:r w:rsidR="00623D09">
        <w:rPr>
          <w:rFonts w:ascii="Calibri" w:hAnsi="Calibri" w:cs="Calibri"/>
          <w:sz w:val="22"/>
          <w:szCs w:val="22"/>
        </w:rPr>
        <w:t>standard administrative procedures</w:t>
      </w:r>
      <w:r w:rsidR="00623D09" w:rsidRPr="007020C3">
        <w:rPr>
          <w:rFonts w:ascii="Calibri" w:hAnsi="Calibri" w:cs="Calibri"/>
          <w:sz w:val="22"/>
          <w:szCs w:val="22"/>
        </w:rPr>
        <w:t xml:space="preserve"> for their nominated position</w:t>
      </w:r>
      <w:r w:rsidR="007B236C">
        <w:rPr>
          <w:rFonts w:ascii="Calibri" w:hAnsi="Calibri" w:cs="Calibri"/>
          <w:sz w:val="22"/>
          <w:szCs w:val="22"/>
        </w:rPr>
        <w:t xml:space="preserve"> and comply with the requirements set out in Section 39 of the Associations Act.</w:t>
      </w:r>
    </w:p>
    <w:p w14:paraId="775BB331" w14:textId="7CA02199" w:rsidR="00623D09" w:rsidRPr="007020C3" w:rsidRDefault="00623D09" w:rsidP="008422DF">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All nominations for positions mentioned in </w:t>
      </w:r>
      <w:ins w:id="213" w:author="a a" w:date="2019-04-10T20:43:00Z">
        <w:r w:rsidR="00A577AF">
          <w:rPr>
            <w:rFonts w:ascii="Calibri" w:hAnsi="Calibri" w:cs="Calibri"/>
            <w:sz w:val="22"/>
            <w:szCs w:val="22"/>
          </w:rPr>
          <w:t>rule</w:t>
        </w:r>
      </w:ins>
      <w:del w:id="214" w:author="a a" w:date="2019-04-10T20:43:00Z">
        <w:r w:rsidRPr="007020C3" w:rsidDel="00A577AF">
          <w:rPr>
            <w:rFonts w:ascii="Calibri" w:hAnsi="Calibri" w:cs="Calibri"/>
            <w:sz w:val="22"/>
            <w:szCs w:val="22"/>
          </w:rPr>
          <w:delText>subclause</w:delText>
        </w:r>
      </w:del>
      <w:r w:rsidRPr="007020C3">
        <w:rPr>
          <w:rFonts w:ascii="Calibri" w:hAnsi="Calibri" w:cs="Calibri"/>
          <w:sz w:val="22"/>
          <w:szCs w:val="22"/>
        </w:rPr>
        <w:t xml:space="preserve"> 4.1 must be submitted using the appropriate form, signed by the nominee, and</w:t>
      </w:r>
      <w:r>
        <w:rPr>
          <w:rFonts w:ascii="Calibri" w:hAnsi="Calibri" w:cs="Calibri"/>
          <w:sz w:val="22"/>
          <w:szCs w:val="22"/>
        </w:rPr>
        <w:t xml:space="preserve"> </w:t>
      </w:r>
      <w:r w:rsidRPr="007020C3">
        <w:rPr>
          <w:rFonts w:ascii="Calibri" w:hAnsi="Calibri" w:cs="Calibri"/>
          <w:sz w:val="22"/>
          <w:szCs w:val="22"/>
        </w:rPr>
        <w:t xml:space="preserve">given to the Secretary or delegate prior to the commencement of the Annual General Meeting.  </w:t>
      </w:r>
      <w:r w:rsidR="00A22D68" w:rsidRPr="007020C3">
        <w:rPr>
          <w:rFonts w:ascii="Calibri" w:hAnsi="Calibri" w:cs="Calibri"/>
          <w:sz w:val="22"/>
          <w:szCs w:val="22"/>
        </w:rPr>
        <w:t>However,</w:t>
      </w:r>
      <w:r w:rsidRPr="007020C3">
        <w:rPr>
          <w:rFonts w:ascii="Calibri" w:hAnsi="Calibri" w:cs="Calibri"/>
          <w:sz w:val="22"/>
          <w:szCs w:val="22"/>
        </w:rPr>
        <w:t xml:space="preserve"> in the event that a position remains vacant, verbal nominations will be accepted on the day of the Annual General Meeting, provided the nominee is present.  If there are no </w:t>
      </w:r>
      <w:r w:rsidR="00A22D68" w:rsidRPr="007020C3">
        <w:rPr>
          <w:rFonts w:ascii="Calibri" w:hAnsi="Calibri" w:cs="Calibri"/>
          <w:sz w:val="22"/>
          <w:szCs w:val="22"/>
        </w:rPr>
        <w:t>nominees</w:t>
      </w:r>
      <w:r w:rsidRPr="007020C3">
        <w:rPr>
          <w:rFonts w:ascii="Calibri" w:hAnsi="Calibri" w:cs="Calibri"/>
          <w:sz w:val="22"/>
          <w:szCs w:val="22"/>
        </w:rPr>
        <w:t xml:space="preserve"> for a particular position, then that position will remain vacant until the next general meeting, at which verbal nominations will be called for again.</w:t>
      </w:r>
    </w:p>
    <w:p w14:paraId="299B5814" w14:textId="69981E20" w:rsidR="00623D09" w:rsidRPr="007020C3" w:rsidRDefault="00623D09" w:rsidP="006932D7">
      <w:pPr>
        <w:pStyle w:val="Heading2"/>
        <w:numPr>
          <w:ilvl w:val="1"/>
          <w:numId w:val="12"/>
        </w:numPr>
        <w:rPr>
          <w:rFonts w:ascii="Calibri" w:hAnsi="Calibri" w:cs="Calibri"/>
          <w:b w:val="0"/>
          <w:bCs w:val="0"/>
          <w:sz w:val="24"/>
          <w:szCs w:val="24"/>
        </w:rPr>
      </w:pPr>
      <w:bookmarkStart w:id="215" w:name="_Toc5824338"/>
      <w:r w:rsidRPr="007020C3">
        <w:rPr>
          <w:rFonts w:ascii="Calibri" w:hAnsi="Calibri" w:cs="Calibri"/>
          <w:b w:val="0"/>
          <w:bCs w:val="0"/>
          <w:sz w:val="24"/>
          <w:szCs w:val="24"/>
        </w:rPr>
        <w:lastRenderedPageBreak/>
        <w:t xml:space="preserve">Functions of </w:t>
      </w:r>
      <w:r w:rsidR="008071F1">
        <w:rPr>
          <w:rFonts w:ascii="Calibri" w:hAnsi="Calibri" w:cs="Calibri"/>
          <w:b w:val="0"/>
          <w:bCs w:val="0"/>
          <w:sz w:val="24"/>
          <w:szCs w:val="24"/>
        </w:rPr>
        <w:t>Brigade</w:t>
      </w:r>
      <w:r w:rsidRPr="007020C3">
        <w:rPr>
          <w:rFonts w:ascii="Calibri" w:hAnsi="Calibri" w:cs="Calibri"/>
          <w:b w:val="0"/>
          <w:bCs w:val="0"/>
          <w:sz w:val="24"/>
          <w:szCs w:val="24"/>
        </w:rPr>
        <w:t xml:space="preserve"> Officers</w:t>
      </w:r>
      <w:bookmarkEnd w:id="215"/>
    </w:p>
    <w:p w14:paraId="478EB023" w14:textId="7A182203"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functions of </w:t>
      </w:r>
      <w:r w:rsidR="008071F1">
        <w:rPr>
          <w:rFonts w:ascii="Calibri" w:hAnsi="Calibri" w:cs="Calibri"/>
          <w:sz w:val="22"/>
          <w:szCs w:val="22"/>
        </w:rPr>
        <w:t>Brigade</w:t>
      </w:r>
      <w:r w:rsidRPr="007020C3">
        <w:rPr>
          <w:rFonts w:ascii="Calibri" w:hAnsi="Calibri" w:cs="Calibri"/>
          <w:sz w:val="22"/>
          <w:szCs w:val="22"/>
        </w:rPr>
        <w:t xml:space="preserve"> officers are set out in the Act, however additional duties, not in contravention of any provision of the Act, may be listed in the </w:t>
      </w:r>
      <w:r>
        <w:rPr>
          <w:rFonts w:ascii="Calibri" w:hAnsi="Calibri" w:cs="Calibri"/>
          <w:sz w:val="22"/>
          <w:szCs w:val="22"/>
        </w:rPr>
        <w:t>standard administrative procedures</w:t>
      </w:r>
      <w:r w:rsidRPr="007020C3">
        <w:rPr>
          <w:rFonts w:ascii="Calibri" w:hAnsi="Calibri" w:cs="Calibri"/>
          <w:sz w:val="22"/>
          <w:szCs w:val="22"/>
        </w:rPr>
        <w:t xml:space="preserve">. </w:t>
      </w:r>
    </w:p>
    <w:p w14:paraId="48080362" w14:textId="63D9EA9D"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is to supply each new </w:t>
      </w:r>
      <w:r w:rsidR="008071F1">
        <w:rPr>
          <w:rFonts w:ascii="Calibri" w:hAnsi="Calibri" w:cs="Calibri"/>
          <w:sz w:val="22"/>
          <w:szCs w:val="22"/>
        </w:rPr>
        <w:t>Brigade</w:t>
      </w:r>
      <w:r w:rsidRPr="007020C3">
        <w:rPr>
          <w:rFonts w:ascii="Calibri" w:hAnsi="Calibri" w:cs="Calibri"/>
          <w:sz w:val="22"/>
          <w:szCs w:val="22"/>
        </w:rPr>
        <w:t xml:space="preserve"> officer with a copy of the Act, the </w:t>
      </w:r>
      <w:r>
        <w:rPr>
          <w:rFonts w:ascii="Calibri" w:hAnsi="Calibri" w:cs="Calibri"/>
          <w:sz w:val="22"/>
          <w:szCs w:val="22"/>
        </w:rPr>
        <w:t>standard administrative procedures</w:t>
      </w:r>
      <w:r w:rsidRPr="007020C3">
        <w:rPr>
          <w:rFonts w:ascii="Calibri" w:hAnsi="Calibri" w:cs="Calibri"/>
          <w:sz w:val="22"/>
          <w:szCs w:val="22"/>
        </w:rPr>
        <w:t xml:space="preserve">, this constitution and any other written laws or documentation which may be relevant to the performance of the </w:t>
      </w:r>
      <w:r w:rsidR="008071F1">
        <w:rPr>
          <w:rFonts w:ascii="Calibri" w:hAnsi="Calibri" w:cs="Calibri"/>
          <w:sz w:val="22"/>
          <w:szCs w:val="22"/>
        </w:rPr>
        <w:t>Brigade</w:t>
      </w:r>
      <w:r w:rsidRPr="007020C3">
        <w:rPr>
          <w:rFonts w:ascii="Calibri" w:hAnsi="Calibri" w:cs="Calibri"/>
          <w:sz w:val="22"/>
          <w:szCs w:val="22"/>
        </w:rPr>
        <w:t xml:space="preserve"> officers’ functions, and any amendments which are made thereto from time to time.</w:t>
      </w:r>
    </w:p>
    <w:p w14:paraId="7676AA2E" w14:textId="77777777" w:rsidR="00623D09" w:rsidRPr="007020C3" w:rsidRDefault="00623D09" w:rsidP="006932D7">
      <w:pPr>
        <w:pStyle w:val="Heading2"/>
        <w:numPr>
          <w:ilvl w:val="1"/>
          <w:numId w:val="12"/>
        </w:numPr>
        <w:rPr>
          <w:rFonts w:ascii="Calibri" w:hAnsi="Calibri" w:cs="Calibri"/>
          <w:b w:val="0"/>
          <w:bCs w:val="0"/>
          <w:sz w:val="24"/>
          <w:szCs w:val="24"/>
        </w:rPr>
      </w:pPr>
      <w:bookmarkStart w:id="216" w:name="_Toc5824339"/>
      <w:r w:rsidRPr="007020C3">
        <w:rPr>
          <w:rFonts w:ascii="Calibri" w:hAnsi="Calibri" w:cs="Calibri"/>
          <w:b w:val="0"/>
          <w:bCs w:val="0"/>
          <w:sz w:val="24"/>
          <w:szCs w:val="24"/>
        </w:rPr>
        <w:t>Non-Completion of a Term of Office</w:t>
      </w:r>
      <w:bookmarkEnd w:id="216"/>
    </w:p>
    <w:p w14:paraId="416B8FE9" w14:textId="77777777"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Where an elected or appointed officer finds that for any reasons, they are unable to continue to fill their elected or appointed position, that officer is to advise the Captain in writing of </w:t>
      </w:r>
      <w:r w:rsidR="00DB3F75" w:rsidRPr="007020C3">
        <w:rPr>
          <w:rFonts w:ascii="Calibri" w:hAnsi="Calibri" w:cs="Calibri"/>
          <w:sz w:val="22"/>
          <w:szCs w:val="22"/>
        </w:rPr>
        <w:t>the</w:t>
      </w:r>
      <w:r w:rsidR="00DB3F75">
        <w:rPr>
          <w:rFonts w:ascii="Calibri" w:hAnsi="Calibri" w:cs="Calibri"/>
          <w:sz w:val="22"/>
          <w:szCs w:val="22"/>
        </w:rPr>
        <w:t>ir</w:t>
      </w:r>
      <w:r w:rsidR="00DB3F75" w:rsidRPr="007020C3">
        <w:rPr>
          <w:rFonts w:ascii="Calibri" w:hAnsi="Calibri" w:cs="Calibri"/>
          <w:sz w:val="22"/>
          <w:szCs w:val="22"/>
        </w:rPr>
        <w:t xml:space="preserve"> </w:t>
      </w:r>
      <w:r w:rsidRPr="007020C3">
        <w:rPr>
          <w:rFonts w:ascii="Calibri" w:hAnsi="Calibri" w:cs="Calibri"/>
          <w:sz w:val="22"/>
          <w:szCs w:val="22"/>
        </w:rPr>
        <w:t xml:space="preserve">inability to fulfil their duties.  </w:t>
      </w:r>
    </w:p>
    <w:p w14:paraId="09BA602C" w14:textId="79CDA2EF" w:rsidR="00623D09" w:rsidRPr="000350B8" w:rsidRDefault="00623D09" w:rsidP="000350B8">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In the event that an elected or appointed officer’s position </w:t>
      </w:r>
      <w:r>
        <w:rPr>
          <w:rFonts w:ascii="Calibri" w:hAnsi="Calibri" w:cs="Calibri"/>
          <w:sz w:val="22"/>
          <w:szCs w:val="22"/>
        </w:rPr>
        <w:t>becomes vacant, then the</w:t>
      </w:r>
      <w:r w:rsidRPr="007020C3">
        <w:rPr>
          <w:rFonts w:ascii="Calibri" w:hAnsi="Calibri" w:cs="Calibri"/>
          <w:sz w:val="22"/>
          <w:szCs w:val="22"/>
        </w:rPr>
        <w:t xml:space="preserve"> members of the </w:t>
      </w:r>
      <w:r w:rsidR="008071F1">
        <w:rPr>
          <w:rFonts w:ascii="Calibri" w:hAnsi="Calibri" w:cs="Calibri"/>
          <w:sz w:val="22"/>
          <w:szCs w:val="22"/>
        </w:rPr>
        <w:t>Brigade</w:t>
      </w:r>
      <w:r w:rsidRPr="007020C3">
        <w:rPr>
          <w:rFonts w:ascii="Calibri" w:hAnsi="Calibri" w:cs="Calibri"/>
          <w:sz w:val="22"/>
          <w:szCs w:val="22"/>
        </w:rPr>
        <w:t xml:space="preserve"> shall elect a person to fill the vacancy at the next General Meeting.  Nominations for the position will occur as outlined in </w:t>
      </w:r>
      <w:ins w:id="217" w:author="a a" w:date="2019-04-10T20:44:00Z">
        <w:r w:rsidR="00A577AF">
          <w:rPr>
            <w:rFonts w:ascii="Calibri" w:hAnsi="Calibri" w:cs="Calibri"/>
            <w:sz w:val="22"/>
            <w:szCs w:val="22"/>
          </w:rPr>
          <w:t>rule</w:t>
        </w:r>
      </w:ins>
      <w:del w:id="218" w:author="a a" w:date="2019-04-10T20:44:00Z">
        <w:r w:rsidRPr="007020C3" w:rsidDel="00A577AF">
          <w:rPr>
            <w:rFonts w:ascii="Calibri" w:hAnsi="Calibri" w:cs="Calibri"/>
            <w:sz w:val="22"/>
            <w:szCs w:val="22"/>
          </w:rPr>
          <w:delText>section</w:delText>
        </w:r>
      </w:del>
      <w:r w:rsidRPr="007020C3">
        <w:rPr>
          <w:rFonts w:ascii="Calibri" w:hAnsi="Calibri" w:cs="Calibri"/>
          <w:sz w:val="22"/>
          <w:szCs w:val="22"/>
        </w:rPr>
        <w:t xml:space="preserve"> 4.2.</w:t>
      </w:r>
    </w:p>
    <w:p w14:paraId="4E081FEC" w14:textId="77777777" w:rsidR="00623D09" w:rsidRPr="007020C3" w:rsidRDefault="00623D09" w:rsidP="006932D7">
      <w:pPr>
        <w:pStyle w:val="Heading2"/>
        <w:numPr>
          <w:ilvl w:val="1"/>
          <w:numId w:val="12"/>
        </w:numPr>
        <w:rPr>
          <w:rFonts w:ascii="Calibri" w:hAnsi="Calibri" w:cs="Calibri"/>
          <w:b w:val="0"/>
          <w:bCs w:val="0"/>
          <w:sz w:val="24"/>
          <w:szCs w:val="24"/>
        </w:rPr>
      </w:pPr>
      <w:bookmarkStart w:id="219" w:name="_Toc5824340"/>
      <w:r w:rsidRPr="007020C3">
        <w:rPr>
          <w:rFonts w:ascii="Calibri" w:hAnsi="Calibri" w:cs="Calibri"/>
          <w:b w:val="0"/>
          <w:bCs w:val="0"/>
          <w:sz w:val="24"/>
          <w:szCs w:val="24"/>
        </w:rPr>
        <w:t>Leave of Absence</w:t>
      </w:r>
      <w:bookmarkEnd w:id="219"/>
    </w:p>
    <w:p w14:paraId="28BD7375" w14:textId="77777777" w:rsidR="00623D09" w:rsidRPr="007020C3" w:rsidRDefault="00623D09" w:rsidP="006932D7">
      <w:pPr>
        <w:spacing w:before="240" w:after="240"/>
        <w:ind w:left="720"/>
        <w:rPr>
          <w:rFonts w:ascii="Calibri" w:hAnsi="Calibri" w:cs="Calibri"/>
          <w:sz w:val="22"/>
          <w:szCs w:val="22"/>
        </w:rPr>
      </w:pPr>
      <w:r w:rsidRPr="007020C3">
        <w:rPr>
          <w:rFonts w:ascii="Calibri" w:hAnsi="Calibri" w:cs="Calibri"/>
          <w:sz w:val="22"/>
          <w:szCs w:val="22"/>
        </w:rPr>
        <w:t>An officer may request a leave of absence from the captain or delegate</w:t>
      </w:r>
      <w:r w:rsidR="00DB3F75">
        <w:rPr>
          <w:rFonts w:ascii="Calibri" w:hAnsi="Calibri" w:cs="Calibri"/>
          <w:sz w:val="22"/>
          <w:szCs w:val="22"/>
        </w:rPr>
        <w:t xml:space="preserve"> </w:t>
      </w:r>
      <w:r w:rsidRPr="007020C3">
        <w:rPr>
          <w:rFonts w:ascii="Calibri" w:hAnsi="Calibri" w:cs="Calibri"/>
          <w:sz w:val="22"/>
          <w:szCs w:val="22"/>
        </w:rPr>
        <w:t>as specified in the</w:t>
      </w:r>
      <w:r w:rsidR="00DB3F75">
        <w:rPr>
          <w:rFonts w:ascii="Calibri" w:hAnsi="Calibri" w:cs="Calibri"/>
          <w:sz w:val="22"/>
          <w:szCs w:val="22"/>
        </w:rPr>
        <w:t xml:space="preserve"> </w:t>
      </w:r>
      <w:r>
        <w:rPr>
          <w:rFonts w:ascii="Calibri" w:hAnsi="Calibri" w:cs="Calibri"/>
          <w:sz w:val="22"/>
          <w:szCs w:val="22"/>
        </w:rPr>
        <w:t>standard administrative procedures</w:t>
      </w:r>
      <w:r w:rsidRPr="007020C3">
        <w:rPr>
          <w:rFonts w:ascii="Calibri" w:hAnsi="Calibri" w:cs="Calibri"/>
          <w:sz w:val="22"/>
          <w:szCs w:val="22"/>
        </w:rPr>
        <w:t>, without forfeiting their position.  In this instance, the Captain, may appoint a temporary replacement who is suitability qualified for the duration of the leave of absence.</w:t>
      </w:r>
    </w:p>
    <w:p w14:paraId="0703175D" w14:textId="77777777" w:rsidR="00623D09" w:rsidRPr="007020C3" w:rsidRDefault="00623D09" w:rsidP="006932D7">
      <w:pPr>
        <w:pStyle w:val="Heading2"/>
        <w:numPr>
          <w:ilvl w:val="1"/>
          <w:numId w:val="12"/>
        </w:numPr>
        <w:rPr>
          <w:rFonts w:ascii="Calibri" w:hAnsi="Calibri" w:cs="Calibri"/>
          <w:b w:val="0"/>
          <w:bCs w:val="0"/>
          <w:sz w:val="24"/>
          <w:szCs w:val="24"/>
        </w:rPr>
      </w:pPr>
      <w:bookmarkStart w:id="220" w:name="_Toc5824341"/>
      <w:r w:rsidRPr="007020C3">
        <w:rPr>
          <w:rFonts w:ascii="Calibri" w:hAnsi="Calibri" w:cs="Calibri"/>
          <w:b w:val="0"/>
          <w:bCs w:val="0"/>
          <w:sz w:val="24"/>
          <w:szCs w:val="24"/>
        </w:rPr>
        <w:t>Removal</w:t>
      </w:r>
      <w:r>
        <w:rPr>
          <w:rFonts w:ascii="Calibri" w:hAnsi="Calibri" w:cs="Calibri"/>
          <w:b w:val="0"/>
          <w:bCs w:val="0"/>
          <w:sz w:val="24"/>
          <w:szCs w:val="24"/>
        </w:rPr>
        <w:t xml:space="preserve"> </w:t>
      </w:r>
      <w:r w:rsidRPr="007020C3">
        <w:rPr>
          <w:rFonts w:ascii="Calibri" w:hAnsi="Calibri" w:cs="Calibri"/>
          <w:b w:val="0"/>
          <w:bCs w:val="0"/>
          <w:sz w:val="24"/>
          <w:szCs w:val="24"/>
        </w:rPr>
        <w:t>from Position</w:t>
      </w:r>
      <w:bookmarkEnd w:id="220"/>
    </w:p>
    <w:p w14:paraId="5B7AB535" w14:textId="62D2E62D" w:rsidR="001769E6" w:rsidRDefault="00623D09" w:rsidP="001769E6">
      <w:pPr>
        <w:spacing w:before="240" w:after="240"/>
        <w:ind w:left="720"/>
        <w:rPr>
          <w:rFonts w:ascii="Calibri" w:hAnsi="Calibri" w:cs="Calibri"/>
          <w:b/>
          <w:bCs/>
          <w:sz w:val="28"/>
          <w:szCs w:val="28"/>
        </w:rPr>
      </w:pPr>
      <w:r w:rsidRPr="007020C3">
        <w:rPr>
          <w:rFonts w:ascii="Calibri" w:hAnsi="Calibri" w:cs="Calibri"/>
          <w:sz w:val="22"/>
          <w:szCs w:val="22"/>
        </w:rPr>
        <w:t xml:space="preserve">An elected member may be removed from office as a disciplinary action or by a motion of no confidence by an absolute majority decision of the executive members, listed in </w:t>
      </w:r>
      <w:ins w:id="221" w:author="a a" w:date="2019-04-10T20:45:00Z">
        <w:r w:rsidR="00A577AF">
          <w:rPr>
            <w:rFonts w:ascii="Calibri" w:hAnsi="Calibri" w:cs="Calibri"/>
            <w:sz w:val="22"/>
            <w:szCs w:val="22"/>
          </w:rPr>
          <w:t xml:space="preserve">rule </w:t>
        </w:r>
      </w:ins>
      <w:del w:id="222" w:author="a a" w:date="2019-04-10T20:45:00Z">
        <w:r w:rsidRPr="007020C3" w:rsidDel="00A577AF">
          <w:rPr>
            <w:rFonts w:ascii="Calibri" w:hAnsi="Calibri" w:cs="Calibri"/>
            <w:sz w:val="22"/>
            <w:szCs w:val="22"/>
          </w:rPr>
          <w:delText xml:space="preserve">subclause </w:delText>
        </w:r>
      </w:del>
      <w:r w:rsidRPr="007020C3">
        <w:rPr>
          <w:rFonts w:ascii="Calibri" w:hAnsi="Calibri" w:cs="Calibri"/>
          <w:sz w:val="22"/>
          <w:szCs w:val="22"/>
        </w:rPr>
        <w:t xml:space="preserve">5.4.1 present in person at a Special Executive Meeting called for such a purpose. </w:t>
      </w:r>
      <w:r w:rsidR="007B236C">
        <w:rPr>
          <w:rFonts w:ascii="Calibri" w:hAnsi="Calibri" w:cs="Calibri"/>
          <w:sz w:val="22"/>
          <w:szCs w:val="22"/>
        </w:rPr>
        <w:t>An elected member may also be removed from office if the officer is the subject of a resolution passed by a special general meeting of members terminating his or her appointment as an officer.</w:t>
      </w:r>
    </w:p>
    <w:p w14:paraId="0D8699A9" w14:textId="77777777" w:rsidR="001769E6" w:rsidRDefault="001769E6" w:rsidP="001769E6">
      <w:pPr>
        <w:pStyle w:val="Heading2"/>
        <w:numPr>
          <w:ilvl w:val="1"/>
          <w:numId w:val="12"/>
        </w:numPr>
        <w:rPr>
          <w:rFonts w:ascii="Calibri" w:hAnsi="Calibri" w:cs="Calibri"/>
          <w:b w:val="0"/>
          <w:bCs w:val="0"/>
          <w:sz w:val="24"/>
          <w:szCs w:val="24"/>
        </w:rPr>
      </w:pPr>
      <w:bookmarkStart w:id="223" w:name="_Toc5824342"/>
      <w:r>
        <w:rPr>
          <w:rFonts w:ascii="Calibri" w:hAnsi="Calibri" w:cs="Calibri"/>
          <w:b w:val="0"/>
          <w:bCs w:val="0"/>
          <w:sz w:val="24"/>
          <w:szCs w:val="24"/>
        </w:rPr>
        <w:t>Casual Vacancy</w:t>
      </w:r>
      <w:bookmarkEnd w:id="223"/>
    </w:p>
    <w:p w14:paraId="7FC18EFB" w14:textId="77777777" w:rsidR="001769E6" w:rsidRPr="00E14AE6" w:rsidRDefault="001769E6" w:rsidP="000350B8">
      <w:pPr>
        <w:pStyle w:val="ListParagraph"/>
        <w:numPr>
          <w:ilvl w:val="2"/>
          <w:numId w:val="12"/>
        </w:numPr>
        <w:spacing w:before="240" w:after="240"/>
        <w:ind w:left="1418" w:hanging="992"/>
        <w:rPr>
          <w:rFonts w:cstheme="minorHAnsi"/>
        </w:rPr>
      </w:pPr>
      <w:r w:rsidRPr="000350B8">
        <w:rPr>
          <w:rFonts w:ascii="Calibri" w:hAnsi="Calibri" w:cs="Calibri"/>
          <w:sz w:val="22"/>
          <w:szCs w:val="22"/>
        </w:rPr>
        <w:t xml:space="preserve">A casual vacancy occurs </w:t>
      </w:r>
      <w:r w:rsidR="00150717">
        <w:rPr>
          <w:rFonts w:ascii="Calibri" w:hAnsi="Calibri" w:cs="Calibri"/>
          <w:sz w:val="22"/>
          <w:szCs w:val="22"/>
        </w:rPr>
        <w:t xml:space="preserve">within the office </w:t>
      </w:r>
      <w:r w:rsidRPr="000350B8">
        <w:rPr>
          <w:rFonts w:ascii="Calibri" w:hAnsi="Calibri" w:cs="Calibri"/>
          <w:sz w:val="22"/>
          <w:szCs w:val="22"/>
        </w:rPr>
        <w:t xml:space="preserve">of </w:t>
      </w:r>
      <w:r w:rsidR="00150717">
        <w:rPr>
          <w:rFonts w:ascii="Calibri" w:hAnsi="Calibri" w:cs="Calibri"/>
          <w:sz w:val="22"/>
          <w:szCs w:val="22"/>
        </w:rPr>
        <w:t xml:space="preserve">the </w:t>
      </w:r>
      <w:r w:rsidR="008071F1">
        <w:rPr>
          <w:rFonts w:ascii="Calibri" w:hAnsi="Calibri" w:cs="Calibri"/>
          <w:sz w:val="22"/>
          <w:szCs w:val="22"/>
        </w:rPr>
        <w:t>Brigade</w:t>
      </w:r>
      <w:r w:rsidR="00150717">
        <w:rPr>
          <w:rFonts w:ascii="Calibri" w:hAnsi="Calibri" w:cs="Calibri"/>
          <w:sz w:val="22"/>
          <w:szCs w:val="22"/>
        </w:rPr>
        <w:t>,</w:t>
      </w:r>
      <w:r w:rsidRPr="000350B8">
        <w:rPr>
          <w:rFonts w:ascii="Calibri" w:hAnsi="Calibri" w:cs="Calibri"/>
          <w:sz w:val="22"/>
          <w:szCs w:val="22"/>
        </w:rPr>
        <w:t xml:space="preserve"> and that </w:t>
      </w:r>
      <w:r>
        <w:rPr>
          <w:rFonts w:ascii="Calibri" w:hAnsi="Calibri" w:cs="Calibri"/>
          <w:sz w:val="22"/>
          <w:szCs w:val="22"/>
        </w:rPr>
        <w:t>position</w:t>
      </w:r>
      <w:r w:rsidRPr="000350B8">
        <w:rPr>
          <w:rFonts w:ascii="Calibri" w:hAnsi="Calibri" w:cs="Calibri"/>
          <w:sz w:val="22"/>
          <w:szCs w:val="22"/>
        </w:rPr>
        <w:t xml:space="preserve"> becomes vacant</w:t>
      </w:r>
      <w:r w:rsidR="00150717">
        <w:rPr>
          <w:rFonts w:ascii="Calibri" w:hAnsi="Calibri" w:cs="Calibri"/>
          <w:sz w:val="22"/>
          <w:szCs w:val="22"/>
        </w:rPr>
        <w:t>,</w:t>
      </w:r>
      <w:r w:rsidRPr="000350B8">
        <w:rPr>
          <w:rFonts w:ascii="Calibri" w:hAnsi="Calibri" w:cs="Calibri"/>
          <w:sz w:val="22"/>
          <w:szCs w:val="22"/>
        </w:rPr>
        <w:t xml:space="preserve"> if </w:t>
      </w:r>
      <w:r w:rsidR="008071F1">
        <w:rPr>
          <w:rFonts w:ascii="Calibri" w:hAnsi="Calibri" w:cs="Calibri"/>
          <w:sz w:val="22"/>
          <w:szCs w:val="22"/>
        </w:rPr>
        <w:t>a member</w:t>
      </w:r>
      <w:r w:rsidRPr="000350B8">
        <w:rPr>
          <w:rFonts w:ascii="Calibri" w:hAnsi="Calibri" w:cs="Calibri"/>
          <w:sz w:val="22"/>
          <w:szCs w:val="22"/>
        </w:rPr>
        <w:t>;</w:t>
      </w:r>
    </w:p>
    <w:p w14:paraId="3F9721EE"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dies;</w:t>
      </w:r>
    </w:p>
    <w:p w14:paraId="23FD6CEC"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 xml:space="preserve">resigns by notice in writing delivered to the </w:t>
      </w:r>
      <w:r w:rsidRPr="007020C3">
        <w:rPr>
          <w:rFonts w:ascii="Calibri" w:hAnsi="Calibri" w:cs="Calibri"/>
          <w:sz w:val="22"/>
          <w:szCs w:val="22"/>
        </w:rPr>
        <w:t>President</w:t>
      </w:r>
      <w:r w:rsidRPr="0053147C">
        <w:rPr>
          <w:rFonts w:ascii="Calibri" w:hAnsi="Calibri" w:cs="Calibri"/>
          <w:sz w:val="22"/>
          <w:szCs w:val="22"/>
        </w:rPr>
        <w:t xml:space="preserve"> </w:t>
      </w:r>
      <w:r w:rsidRPr="000350B8">
        <w:rPr>
          <w:rFonts w:ascii="Calibri" w:hAnsi="Calibri" w:cs="Calibri"/>
          <w:sz w:val="22"/>
          <w:szCs w:val="22"/>
        </w:rPr>
        <w:t xml:space="preserve">or, if the </w:t>
      </w:r>
      <w:r w:rsidR="00150717">
        <w:rPr>
          <w:rFonts w:ascii="Calibri" w:hAnsi="Calibri" w:cs="Calibri"/>
          <w:sz w:val="22"/>
          <w:szCs w:val="22"/>
        </w:rPr>
        <w:t>officer</w:t>
      </w:r>
      <w:r w:rsidRPr="000350B8">
        <w:rPr>
          <w:rFonts w:ascii="Calibri" w:hAnsi="Calibri" w:cs="Calibri"/>
          <w:sz w:val="22"/>
          <w:szCs w:val="22"/>
        </w:rPr>
        <w:t xml:space="preserve"> is the </w:t>
      </w:r>
      <w:r w:rsidRPr="007020C3">
        <w:rPr>
          <w:rFonts w:ascii="Calibri" w:hAnsi="Calibri" w:cs="Calibri"/>
          <w:sz w:val="22"/>
          <w:szCs w:val="22"/>
        </w:rPr>
        <w:t>President</w:t>
      </w:r>
      <w:r w:rsidRPr="000350B8">
        <w:rPr>
          <w:rFonts w:ascii="Calibri" w:hAnsi="Calibri" w:cs="Calibri"/>
          <w:sz w:val="22"/>
          <w:szCs w:val="22"/>
        </w:rPr>
        <w:t xml:space="preserve">, to the </w:t>
      </w:r>
      <w:r>
        <w:rPr>
          <w:rFonts w:ascii="Calibri" w:hAnsi="Calibri" w:cs="Calibri"/>
          <w:sz w:val="22"/>
          <w:szCs w:val="22"/>
        </w:rPr>
        <w:t>Secretary</w:t>
      </w:r>
      <w:r w:rsidRPr="000350B8">
        <w:rPr>
          <w:rFonts w:ascii="Calibri" w:hAnsi="Calibri" w:cs="Calibri"/>
          <w:sz w:val="22"/>
          <w:szCs w:val="22"/>
        </w:rPr>
        <w:t xml:space="preserve"> and that resignation is accepted by resolution of the </w:t>
      </w:r>
      <w:r w:rsidR="00B23285">
        <w:rPr>
          <w:rFonts w:ascii="Calibri" w:hAnsi="Calibri" w:cs="Calibri"/>
          <w:sz w:val="22"/>
          <w:szCs w:val="22"/>
        </w:rPr>
        <w:t xml:space="preserve">Executive </w:t>
      </w:r>
      <w:r w:rsidRPr="000350B8">
        <w:rPr>
          <w:rFonts w:ascii="Calibri" w:hAnsi="Calibri" w:cs="Calibri"/>
          <w:sz w:val="22"/>
          <w:szCs w:val="22"/>
        </w:rPr>
        <w:t>Committee;</w:t>
      </w:r>
    </w:p>
    <w:p w14:paraId="4C485BD2"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 xml:space="preserve">is convicted of an offence under the </w:t>
      </w:r>
      <w:r>
        <w:rPr>
          <w:rFonts w:ascii="Calibri" w:hAnsi="Calibri" w:cs="Calibri"/>
          <w:sz w:val="22"/>
          <w:szCs w:val="22"/>
        </w:rPr>
        <w:t xml:space="preserve">Associations </w:t>
      </w:r>
      <w:r w:rsidRPr="000350B8">
        <w:rPr>
          <w:rFonts w:ascii="Calibri" w:hAnsi="Calibri" w:cs="Calibri"/>
          <w:sz w:val="22"/>
          <w:szCs w:val="22"/>
        </w:rPr>
        <w:t>Act;</w:t>
      </w:r>
    </w:p>
    <w:p w14:paraId="0EF76913"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 xml:space="preserve">is permanently incapacitated by mental or physical ill-health; </w:t>
      </w:r>
    </w:p>
    <w:p w14:paraId="4486B2F4"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is absent from more than-</w:t>
      </w:r>
    </w:p>
    <w:p w14:paraId="7E8C0531" w14:textId="77777777" w:rsidR="001769E6" w:rsidRPr="000350B8" w:rsidRDefault="001769E6" w:rsidP="000350B8">
      <w:pPr>
        <w:pStyle w:val="ListParagraph"/>
        <w:numPr>
          <w:ilvl w:val="1"/>
          <w:numId w:val="19"/>
        </w:numPr>
        <w:rPr>
          <w:rFonts w:ascii="Calibri" w:hAnsi="Calibri" w:cs="Calibri"/>
          <w:sz w:val="22"/>
          <w:szCs w:val="22"/>
        </w:rPr>
      </w:pPr>
      <w:r w:rsidRPr="000350B8">
        <w:rPr>
          <w:rFonts w:ascii="Calibri" w:hAnsi="Calibri" w:cs="Calibri"/>
          <w:sz w:val="22"/>
          <w:szCs w:val="22"/>
        </w:rPr>
        <w:t>3 consecutive Committee meetings; or</w:t>
      </w:r>
    </w:p>
    <w:p w14:paraId="5CB01EBD" w14:textId="77777777" w:rsidR="001769E6" w:rsidRPr="000350B8" w:rsidRDefault="001769E6" w:rsidP="000350B8">
      <w:pPr>
        <w:pStyle w:val="ListParagraph"/>
        <w:numPr>
          <w:ilvl w:val="1"/>
          <w:numId w:val="19"/>
        </w:numPr>
        <w:rPr>
          <w:rFonts w:ascii="Calibri" w:hAnsi="Calibri" w:cs="Calibri"/>
          <w:sz w:val="22"/>
          <w:szCs w:val="22"/>
        </w:rPr>
      </w:pPr>
      <w:r w:rsidRPr="000350B8">
        <w:rPr>
          <w:rFonts w:ascii="Calibri" w:hAnsi="Calibri" w:cs="Calibri"/>
          <w:sz w:val="22"/>
          <w:szCs w:val="22"/>
        </w:rPr>
        <w:t>3 Committee meetings in the same financial year without tendering an apology to the person presiding at each of those Committee meetings;</w:t>
      </w:r>
    </w:p>
    <w:p w14:paraId="6B980EE6"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of which meetings the member received notice, and the Committee has resolved to declare the office vacant;</w:t>
      </w:r>
    </w:p>
    <w:p w14:paraId="43809061" w14:textId="77777777" w:rsidR="001769E6" w:rsidRPr="000350B8" w:rsidRDefault="001769E6" w:rsidP="000350B8">
      <w:pPr>
        <w:pStyle w:val="ListParagraph"/>
        <w:numPr>
          <w:ilvl w:val="0"/>
          <w:numId w:val="19"/>
        </w:numPr>
        <w:rPr>
          <w:rFonts w:ascii="Calibri" w:hAnsi="Calibri" w:cs="Calibri"/>
          <w:sz w:val="22"/>
          <w:szCs w:val="22"/>
        </w:rPr>
      </w:pPr>
      <w:r w:rsidRPr="000350B8">
        <w:rPr>
          <w:rFonts w:ascii="Calibri" w:hAnsi="Calibri" w:cs="Calibri"/>
          <w:sz w:val="22"/>
          <w:szCs w:val="22"/>
        </w:rPr>
        <w:t xml:space="preserve">ceases to be a member of the </w:t>
      </w:r>
      <w:r w:rsidR="008071F1">
        <w:rPr>
          <w:rFonts w:ascii="Calibri" w:hAnsi="Calibri" w:cs="Calibri"/>
          <w:sz w:val="22"/>
          <w:szCs w:val="22"/>
        </w:rPr>
        <w:t>Brigade</w:t>
      </w:r>
      <w:r w:rsidRPr="000350B8">
        <w:rPr>
          <w:rFonts w:ascii="Calibri" w:hAnsi="Calibri" w:cs="Calibri"/>
          <w:sz w:val="22"/>
          <w:szCs w:val="22"/>
        </w:rPr>
        <w:t>; or</w:t>
      </w:r>
    </w:p>
    <w:p w14:paraId="362FB8C6" w14:textId="77777777" w:rsidR="001769E6" w:rsidRDefault="001769E6" w:rsidP="001769E6">
      <w:pPr>
        <w:pStyle w:val="ListParagraph"/>
        <w:numPr>
          <w:ilvl w:val="0"/>
          <w:numId w:val="19"/>
        </w:numPr>
        <w:rPr>
          <w:rFonts w:ascii="Calibri" w:hAnsi="Calibri" w:cs="Calibri"/>
          <w:sz w:val="22"/>
          <w:szCs w:val="22"/>
        </w:rPr>
      </w:pPr>
      <w:r w:rsidRPr="000350B8">
        <w:rPr>
          <w:rFonts w:ascii="Calibri" w:hAnsi="Calibri" w:cs="Calibri"/>
          <w:sz w:val="22"/>
          <w:szCs w:val="22"/>
        </w:rPr>
        <w:lastRenderedPageBreak/>
        <w:t xml:space="preserve">is the subject of a resolution passed by a </w:t>
      </w:r>
      <w:r w:rsidR="007B236C">
        <w:rPr>
          <w:rFonts w:ascii="Calibri" w:hAnsi="Calibri" w:cs="Calibri"/>
          <w:sz w:val="22"/>
          <w:szCs w:val="22"/>
        </w:rPr>
        <w:t xml:space="preserve">special </w:t>
      </w:r>
      <w:r w:rsidRPr="000350B8">
        <w:rPr>
          <w:rFonts w:ascii="Calibri" w:hAnsi="Calibri" w:cs="Calibri"/>
          <w:sz w:val="22"/>
          <w:szCs w:val="22"/>
        </w:rPr>
        <w:t xml:space="preserve">general meeting of members terminating his or her appointment as </w:t>
      </w:r>
      <w:r>
        <w:rPr>
          <w:rFonts w:ascii="Calibri" w:hAnsi="Calibri" w:cs="Calibri"/>
          <w:sz w:val="22"/>
          <w:szCs w:val="22"/>
        </w:rPr>
        <w:t>an officer</w:t>
      </w:r>
      <w:r w:rsidRPr="000350B8">
        <w:rPr>
          <w:rFonts w:ascii="Calibri" w:hAnsi="Calibri" w:cs="Calibri"/>
          <w:sz w:val="22"/>
          <w:szCs w:val="22"/>
        </w:rPr>
        <w:t>.</w:t>
      </w:r>
    </w:p>
    <w:p w14:paraId="5FD04E1B" w14:textId="77777777" w:rsidR="001769E6" w:rsidRDefault="001769E6" w:rsidP="001769E6">
      <w:pPr>
        <w:rPr>
          <w:rFonts w:ascii="Calibri" w:hAnsi="Calibri" w:cs="Calibri"/>
          <w:sz w:val="22"/>
          <w:szCs w:val="22"/>
        </w:rPr>
      </w:pPr>
    </w:p>
    <w:p w14:paraId="55515B44" w14:textId="4FD524B0" w:rsidR="001769E6" w:rsidRPr="001769E6" w:rsidRDefault="001769E6" w:rsidP="000350B8">
      <w:pPr>
        <w:pStyle w:val="ListParagraph"/>
        <w:numPr>
          <w:ilvl w:val="2"/>
          <w:numId w:val="12"/>
        </w:numPr>
        <w:spacing w:before="240" w:after="240"/>
        <w:ind w:left="1418" w:hanging="992"/>
        <w:rPr>
          <w:rFonts w:ascii="Calibri" w:hAnsi="Calibri" w:cs="Calibri"/>
          <w:sz w:val="22"/>
          <w:szCs w:val="22"/>
        </w:rPr>
      </w:pPr>
      <w:r w:rsidRPr="001769E6">
        <w:rPr>
          <w:rFonts w:ascii="Calibri" w:hAnsi="Calibri" w:cs="Calibri"/>
          <w:sz w:val="22"/>
          <w:szCs w:val="22"/>
        </w:rPr>
        <w:t xml:space="preserve">If </w:t>
      </w:r>
      <w:r>
        <w:rPr>
          <w:rFonts w:ascii="Calibri" w:hAnsi="Calibri" w:cs="Calibri"/>
          <w:sz w:val="22"/>
          <w:szCs w:val="22"/>
        </w:rPr>
        <w:t>there is a</w:t>
      </w:r>
      <w:r w:rsidRPr="001769E6">
        <w:rPr>
          <w:rFonts w:ascii="Calibri" w:hAnsi="Calibri" w:cs="Calibri"/>
          <w:sz w:val="22"/>
          <w:szCs w:val="22"/>
        </w:rPr>
        <w:t xml:space="preserve"> vacancy </w:t>
      </w:r>
      <w:r>
        <w:rPr>
          <w:rFonts w:ascii="Calibri" w:hAnsi="Calibri" w:cs="Calibri"/>
          <w:sz w:val="22"/>
          <w:szCs w:val="22"/>
        </w:rPr>
        <w:t xml:space="preserve">within the </w:t>
      </w:r>
      <w:r w:rsidR="00150717">
        <w:rPr>
          <w:rFonts w:ascii="Calibri" w:hAnsi="Calibri" w:cs="Calibri"/>
          <w:sz w:val="22"/>
          <w:szCs w:val="22"/>
        </w:rPr>
        <w:t xml:space="preserve">office </w:t>
      </w:r>
      <w:r>
        <w:rPr>
          <w:rFonts w:ascii="Calibri" w:hAnsi="Calibri" w:cs="Calibri"/>
          <w:sz w:val="22"/>
          <w:szCs w:val="22"/>
        </w:rPr>
        <w:t xml:space="preserve">of the </w:t>
      </w:r>
      <w:r w:rsidR="008071F1">
        <w:rPr>
          <w:rFonts w:ascii="Calibri" w:hAnsi="Calibri" w:cs="Calibri"/>
          <w:sz w:val="22"/>
          <w:szCs w:val="22"/>
        </w:rPr>
        <w:t>Brigade</w:t>
      </w:r>
      <w:r>
        <w:rPr>
          <w:rFonts w:ascii="Calibri" w:hAnsi="Calibri" w:cs="Calibri"/>
          <w:sz w:val="22"/>
          <w:szCs w:val="22"/>
        </w:rPr>
        <w:t xml:space="preserve"> </w:t>
      </w:r>
      <w:r w:rsidRPr="001769E6">
        <w:rPr>
          <w:rFonts w:ascii="Calibri" w:hAnsi="Calibri" w:cs="Calibri"/>
          <w:sz w:val="22"/>
          <w:szCs w:val="22"/>
        </w:rPr>
        <w:t xml:space="preserve">after the </w:t>
      </w:r>
      <w:r w:rsidRPr="007A5F67">
        <w:rPr>
          <w:rFonts w:ascii="Calibri" w:hAnsi="Calibri" w:cs="Calibri"/>
          <w:sz w:val="22"/>
          <w:szCs w:val="22"/>
        </w:rPr>
        <w:t xml:space="preserve">application of </w:t>
      </w:r>
      <w:del w:id="224" w:author="a a" w:date="2019-04-10T20:47:00Z">
        <w:r w:rsidRPr="007A5F67" w:rsidDel="00A577AF">
          <w:rPr>
            <w:rFonts w:ascii="Calibri" w:hAnsi="Calibri" w:cs="Calibri"/>
            <w:sz w:val="22"/>
            <w:szCs w:val="22"/>
          </w:rPr>
          <w:delText>sub-</w:delText>
        </w:r>
      </w:del>
      <w:r w:rsidRPr="007A5F67">
        <w:rPr>
          <w:rFonts w:ascii="Calibri" w:hAnsi="Calibri" w:cs="Calibri"/>
          <w:sz w:val="22"/>
          <w:szCs w:val="22"/>
        </w:rPr>
        <w:t xml:space="preserve">rule </w:t>
      </w:r>
      <w:del w:id="225" w:author="a a" w:date="2019-04-10T20:46:00Z">
        <w:r w:rsidRPr="007A5F67" w:rsidDel="00A577AF">
          <w:rPr>
            <w:rFonts w:ascii="Calibri" w:hAnsi="Calibri" w:cs="Calibri"/>
            <w:sz w:val="22"/>
            <w:szCs w:val="22"/>
          </w:rPr>
          <w:delText>(</w:delText>
        </w:r>
      </w:del>
      <w:r w:rsidR="007A5F67" w:rsidRPr="000350B8">
        <w:rPr>
          <w:rFonts w:ascii="Calibri" w:hAnsi="Calibri" w:cs="Calibri"/>
          <w:sz w:val="22"/>
          <w:szCs w:val="22"/>
        </w:rPr>
        <w:t>4</w:t>
      </w:r>
      <w:r w:rsidR="008071F1" w:rsidRPr="007A5F67">
        <w:rPr>
          <w:rFonts w:ascii="Calibri" w:hAnsi="Calibri" w:cs="Calibri"/>
          <w:sz w:val="22"/>
          <w:szCs w:val="22"/>
        </w:rPr>
        <w:t>.</w:t>
      </w:r>
      <w:r w:rsidR="007A5F67" w:rsidRPr="000350B8">
        <w:rPr>
          <w:rFonts w:ascii="Calibri" w:hAnsi="Calibri" w:cs="Calibri"/>
          <w:sz w:val="22"/>
          <w:szCs w:val="22"/>
        </w:rPr>
        <w:t>2</w:t>
      </w:r>
      <w:ins w:id="226" w:author="a a" w:date="2019-04-10T20:47:00Z">
        <w:r w:rsidR="00A577AF">
          <w:rPr>
            <w:rFonts w:ascii="Calibri" w:hAnsi="Calibri" w:cs="Calibri"/>
            <w:sz w:val="22"/>
            <w:szCs w:val="22"/>
          </w:rPr>
          <w:t>;</w:t>
        </w:r>
      </w:ins>
      <w:del w:id="227" w:author="a a" w:date="2019-04-10T20:46:00Z">
        <w:r w:rsidRPr="007A5F67" w:rsidDel="00A577AF">
          <w:rPr>
            <w:rFonts w:ascii="Calibri" w:hAnsi="Calibri" w:cs="Calibri"/>
            <w:sz w:val="22"/>
            <w:szCs w:val="22"/>
          </w:rPr>
          <w:delText>)</w:delText>
        </w:r>
      </w:del>
      <w:r w:rsidRPr="001769E6">
        <w:rPr>
          <w:rFonts w:ascii="Calibri" w:hAnsi="Calibri" w:cs="Calibri"/>
          <w:sz w:val="22"/>
          <w:szCs w:val="22"/>
        </w:rPr>
        <w:t xml:space="preserve"> </w:t>
      </w:r>
    </w:p>
    <w:p w14:paraId="2D272A67" w14:textId="77777777" w:rsidR="001769E6" w:rsidRPr="001769E6" w:rsidRDefault="001769E6" w:rsidP="000350B8">
      <w:pPr>
        <w:pStyle w:val="ListParagraph"/>
        <w:numPr>
          <w:ilvl w:val="0"/>
          <w:numId w:val="30"/>
        </w:numPr>
        <w:rPr>
          <w:rFonts w:ascii="Calibri" w:hAnsi="Calibri" w:cs="Calibri"/>
          <w:sz w:val="22"/>
          <w:szCs w:val="22"/>
        </w:rPr>
      </w:pPr>
      <w:r w:rsidRPr="001769E6">
        <w:rPr>
          <w:rFonts w:ascii="Calibri" w:hAnsi="Calibri" w:cs="Calibri"/>
          <w:sz w:val="22"/>
          <w:szCs w:val="22"/>
        </w:rPr>
        <w:t xml:space="preserve">the </w:t>
      </w:r>
      <w:r w:rsidR="00B23285">
        <w:rPr>
          <w:rFonts w:ascii="Calibri" w:hAnsi="Calibri" w:cs="Calibri"/>
          <w:sz w:val="22"/>
          <w:szCs w:val="22"/>
        </w:rPr>
        <w:t>Executive Committee</w:t>
      </w:r>
      <w:r w:rsidRPr="001769E6">
        <w:rPr>
          <w:rFonts w:ascii="Calibri" w:hAnsi="Calibri" w:cs="Calibri"/>
          <w:sz w:val="22"/>
          <w:szCs w:val="22"/>
        </w:rPr>
        <w:t xml:space="preserve"> may appoint a member to fill that vacancy; and</w:t>
      </w:r>
    </w:p>
    <w:p w14:paraId="52927E12" w14:textId="70C61612" w:rsidR="001769E6" w:rsidRPr="001769E6" w:rsidRDefault="001769E6" w:rsidP="000350B8">
      <w:pPr>
        <w:pStyle w:val="ListParagraph"/>
        <w:numPr>
          <w:ilvl w:val="0"/>
          <w:numId w:val="30"/>
        </w:numPr>
        <w:rPr>
          <w:rFonts w:ascii="Calibri" w:hAnsi="Calibri" w:cs="Calibri"/>
          <w:sz w:val="22"/>
          <w:szCs w:val="22"/>
        </w:rPr>
      </w:pPr>
      <w:r w:rsidRPr="001769E6">
        <w:rPr>
          <w:rFonts w:ascii="Calibri" w:hAnsi="Calibri" w:cs="Calibri"/>
          <w:sz w:val="22"/>
          <w:szCs w:val="22"/>
        </w:rPr>
        <w:t xml:space="preserve">a member appointed under this </w:t>
      </w:r>
      <w:del w:id="228" w:author="a a" w:date="2019-04-10T21:26:00Z">
        <w:r w:rsidRPr="001769E6" w:rsidDel="00002B0A">
          <w:rPr>
            <w:rFonts w:ascii="Calibri" w:hAnsi="Calibri" w:cs="Calibri"/>
            <w:sz w:val="22"/>
            <w:szCs w:val="22"/>
          </w:rPr>
          <w:delText>sub</w:delText>
        </w:r>
      </w:del>
      <w:del w:id="229" w:author="a a" w:date="2019-04-10T21:25:00Z">
        <w:r w:rsidRPr="001769E6" w:rsidDel="00002B0A">
          <w:rPr>
            <w:rFonts w:ascii="Calibri" w:hAnsi="Calibri" w:cs="Calibri"/>
            <w:sz w:val="22"/>
            <w:szCs w:val="22"/>
          </w:rPr>
          <w:delText>-</w:delText>
        </w:r>
      </w:del>
      <w:del w:id="230" w:author="a a" w:date="2019-04-10T21:26:00Z">
        <w:r w:rsidRPr="001769E6" w:rsidDel="00002B0A">
          <w:rPr>
            <w:rFonts w:ascii="Calibri" w:hAnsi="Calibri" w:cs="Calibri"/>
            <w:sz w:val="22"/>
            <w:szCs w:val="22"/>
          </w:rPr>
          <w:delText>rule</w:delText>
        </w:r>
      </w:del>
      <w:ins w:id="231" w:author="a a" w:date="2019-04-10T21:26:00Z">
        <w:r w:rsidR="00002B0A" w:rsidRPr="001769E6">
          <w:rPr>
            <w:rFonts w:ascii="Calibri" w:hAnsi="Calibri" w:cs="Calibri"/>
            <w:sz w:val="22"/>
            <w:szCs w:val="22"/>
          </w:rPr>
          <w:t>sub rule</w:t>
        </w:r>
      </w:ins>
      <w:r w:rsidRPr="001769E6">
        <w:rPr>
          <w:rFonts w:ascii="Calibri" w:hAnsi="Calibri" w:cs="Calibri"/>
          <w:sz w:val="22"/>
          <w:szCs w:val="22"/>
        </w:rPr>
        <w:t xml:space="preserve"> will;</w:t>
      </w:r>
    </w:p>
    <w:p w14:paraId="58FB4B69" w14:textId="77777777" w:rsidR="001769E6" w:rsidRPr="001769E6" w:rsidRDefault="001769E6" w:rsidP="000350B8">
      <w:pPr>
        <w:pStyle w:val="ListParagraph"/>
        <w:numPr>
          <w:ilvl w:val="1"/>
          <w:numId w:val="30"/>
        </w:numPr>
        <w:rPr>
          <w:rFonts w:ascii="Calibri" w:hAnsi="Calibri" w:cs="Calibri"/>
          <w:sz w:val="22"/>
          <w:szCs w:val="22"/>
        </w:rPr>
      </w:pPr>
      <w:r w:rsidRPr="001769E6">
        <w:rPr>
          <w:rFonts w:ascii="Calibri" w:hAnsi="Calibri" w:cs="Calibri"/>
          <w:sz w:val="22"/>
          <w:szCs w:val="22"/>
        </w:rPr>
        <w:t xml:space="preserve">hold office until the election referred to in </w:t>
      </w:r>
      <w:r w:rsidR="00150717">
        <w:rPr>
          <w:rFonts w:ascii="Calibri" w:hAnsi="Calibri" w:cs="Calibri"/>
          <w:sz w:val="22"/>
          <w:szCs w:val="22"/>
        </w:rPr>
        <w:t>r</w:t>
      </w:r>
      <w:r w:rsidRPr="001769E6">
        <w:rPr>
          <w:rFonts w:ascii="Calibri" w:hAnsi="Calibri" w:cs="Calibri"/>
          <w:sz w:val="22"/>
          <w:szCs w:val="22"/>
        </w:rPr>
        <w:t xml:space="preserve">ule </w:t>
      </w:r>
      <w:del w:id="232" w:author="a a" w:date="2019-04-10T20:47:00Z">
        <w:r w:rsidRPr="001769E6" w:rsidDel="00A577AF">
          <w:rPr>
            <w:rFonts w:ascii="Calibri" w:hAnsi="Calibri" w:cs="Calibri"/>
            <w:sz w:val="22"/>
            <w:szCs w:val="22"/>
          </w:rPr>
          <w:delText>(</w:delText>
        </w:r>
      </w:del>
      <w:r w:rsidR="00150717">
        <w:rPr>
          <w:rFonts w:ascii="Calibri" w:hAnsi="Calibri" w:cs="Calibri"/>
          <w:sz w:val="22"/>
          <w:szCs w:val="22"/>
        </w:rPr>
        <w:t>4.2</w:t>
      </w:r>
      <w:del w:id="233" w:author="a a" w:date="2019-04-10T20:47:00Z">
        <w:r w:rsidRPr="001769E6" w:rsidDel="00A577AF">
          <w:rPr>
            <w:rFonts w:ascii="Calibri" w:hAnsi="Calibri" w:cs="Calibri"/>
            <w:sz w:val="22"/>
            <w:szCs w:val="22"/>
          </w:rPr>
          <w:delText>)</w:delText>
        </w:r>
      </w:del>
      <w:r w:rsidRPr="001769E6">
        <w:rPr>
          <w:rFonts w:ascii="Calibri" w:hAnsi="Calibri" w:cs="Calibri"/>
          <w:sz w:val="22"/>
          <w:szCs w:val="22"/>
        </w:rPr>
        <w:t>; and</w:t>
      </w:r>
    </w:p>
    <w:p w14:paraId="3B88D0F0" w14:textId="77777777" w:rsidR="001769E6" w:rsidRDefault="001769E6" w:rsidP="001769E6">
      <w:pPr>
        <w:pStyle w:val="ListParagraph"/>
        <w:numPr>
          <w:ilvl w:val="1"/>
          <w:numId w:val="30"/>
        </w:numPr>
        <w:rPr>
          <w:rFonts w:ascii="Calibri" w:hAnsi="Calibri" w:cs="Calibri"/>
          <w:sz w:val="22"/>
          <w:szCs w:val="22"/>
        </w:rPr>
      </w:pPr>
      <w:r w:rsidRPr="001769E6">
        <w:rPr>
          <w:rFonts w:ascii="Calibri" w:hAnsi="Calibri" w:cs="Calibri"/>
          <w:sz w:val="22"/>
          <w:szCs w:val="22"/>
        </w:rPr>
        <w:t xml:space="preserve">be eligible for election to membership of </w:t>
      </w:r>
      <w:r w:rsidR="00150717">
        <w:rPr>
          <w:rFonts w:ascii="Calibri" w:hAnsi="Calibri" w:cs="Calibri"/>
          <w:sz w:val="22"/>
          <w:szCs w:val="22"/>
        </w:rPr>
        <w:t>the office</w:t>
      </w:r>
      <w:r w:rsidRPr="001769E6">
        <w:rPr>
          <w:rFonts w:ascii="Calibri" w:hAnsi="Calibri" w:cs="Calibri"/>
          <w:sz w:val="22"/>
          <w:szCs w:val="22"/>
        </w:rPr>
        <w:t>, at the next following annual general meeting.</w:t>
      </w:r>
    </w:p>
    <w:p w14:paraId="0AC46035" w14:textId="77777777" w:rsidR="004D412A" w:rsidRDefault="004D412A" w:rsidP="0053147C">
      <w:pPr>
        <w:pStyle w:val="Heading2"/>
        <w:numPr>
          <w:ilvl w:val="1"/>
          <w:numId w:val="12"/>
        </w:numPr>
        <w:rPr>
          <w:rFonts w:ascii="Calibri" w:hAnsi="Calibri" w:cs="Calibri"/>
          <w:b w:val="0"/>
          <w:bCs w:val="0"/>
          <w:sz w:val="24"/>
          <w:szCs w:val="24"/>
        </w:rPr>
      </w:pPr>
      <w:bookmarkStart w:id="234" w:name="_Toc5824343"/>
      <w:r>
        <w:rPr>
          <w:rFonts w:ascii="Calibri" w:hAnsi="Calibri" w:cs="Calibri"/>
          <w:b w:val="0"/>
          <w:bCs w:val="0"/>
          <w:sz w:val="24"/>
          <w:szCs w:val="24"/>
        </w:rPr>
        <w:t xml:space="preserve">Custody of </w:t>
      </w:r>
      <w:r w:rsidRPr="004D412A">
        <w:rPr>
          <w:rFonts w:ascii="Calibri" w:hAnsi="Calibri" w:cs="Calibri"/>
          <w:b w:val="0"/>
          <w:bCs w:val="0"/>
          <w:sz w:val="24"/>
          <w:szCs w:val="24"/>
        </w:rPr>
        <w:t>books and securities</w:t>
      </w:r>
      <w:bookmarkEnd w:id="234"/>
    </w:p>
    <w:p w14:paraId="2AAB7CA4" w14:textId="4A5E5550" w:rsidR="004D412A" w:rsidRPr="000350B8" w:rsidRDefault="004D412A" w:rsidP="004D412A">
      <w:pPr>
        <w:pStyle w:val="ListParagraph"/>
        <w:numPr>
          <w:ilvl w:val="2"/>
          <w:numId w:val="12"/>
        </w:numPr>
        <w:spacing w:before="240" w:after="240"/>
        <w:ind w:left="1418" w:hanging="992"/>
        <w:rPr>
          <w:rFonts w:asciiTheme="minorHAnsi" w:hAnsiTheme="minorHAnsi" w:cstheme="minorHAnsi"/>
          <w:sz w:val="22"/>
          <w:szCs w:val="22"/>
        </w:rPr>
      </w:pPr>
      <w:r w:rsidRPr="0053147C">
        <w:rPr>
          <w:rFonts w:ascii="Calibri" w:hAnsi="Calibri" w:cs="Calibri"/>
          <w:sz w:val="22"/>
          <w:szCs w:val="22"/>
        </w:rPr>
        <w:t xml:space="preserve">The Secretary, unless the members resolve otherwise at a general meeting, </w:t>
      </w:r>
      <w:r>
        <w:rPr>
          <w:rFonts w:ascii="Calibri" w:hAnsi="Calibri" w:cs="Calibri"/>
          <w:sz w:val="22"/>
          <w:szCs w:val="22"/>
        </w:rPr>
        <w:t xml:space="preserve">will </w:t>
      </w:r>
      <w:r w:rsidRPr="0053147C">
        <w:rPr>
          <w:rFonts w:ascii="Calibri" w:hAnsi="Calibri" w:cs="Calibri"/>
          <w:sz w:val="22"/>
          <w:szCs w:val="22"/>
        </w:rPr>
        <w:t xml:space="preserve">have custody of all </w:t>
      </w:r>
      <w:r w:rsidRPr="007A5F67">
        <w:rPr>
          <w:rFonts w:ascii="Calibri" w:hAnsi="Calibri" w:cs="Calibri"/>
          <w:sz w:val="22"/>
          <w:szCs w:val="22"/>
        </w:rPr>
        <w:t xml:space="preserve">books, documents, records and registers of the </w:t>
      </w:r>
      <w:r w:rsidR="00DE4F7A">
        <w:rPr>
          <w:rFonts w:ascii="Calibri" w:hAnsi="Calibri" w:cs="Calibri"/>
          <w:sz w:val="22"/>
          <w:szCs w:val="22"/>
        </w:rPr>
        <w:t>Brigade</w:t>
      </w:r>
      <w:r w:rsidRPr="007A5F67">
        <w:rPr>
          <w:rFonts w:ascii="Calibri" w:hAnsi="Calibri" w:cs="Calibri"/>
          <w:sz w:val="22"/>
          <w:szCs w:val="22"/>
        </w:rPr>
        <w:t xml:space="preserve">, but other than those </w:t>
      </w:r>
      <w:r w:rsidRPr="000350B8">
        <w:rPr>
          <w:rFonts w:asciiTheme="minorHAnsi" w:hAnsiTheme="minorHAnsi" w:cstheme="minorHAnsi"/>
          <w:sz w:val="22"/>
          <w:szCs w:val="22"/>
        </w:rPr>
        <w:t xml:space="preserve">required by </w:t>
      </w:r>
      <w:ins w:id="235" w:author="a a" w:date="2019-04-10T20:48:00Z">
        <w:r w:rsidR="00A577AF">
          <w:rPr>
            <w:rFonts w:asciiTheme="minorHAnsi" w:hAnsiTheme="minorHAnsi" w:cstheme="minorHAnsi"/>
            <w:sz w:val="22"/>
            <w:szCs w:val="22"/>
          </w:rPr>
          <w:t xml:space="preserve">rule </w:t>
        </w:r>
      </w:ins>
      <w:del w:id="236" w:author="a a" w:date="2019-04-10T20:48:00Z">
        <w:r w:rsidRPr="000350B8" w:rsidDel="00A577AF">
          <w:rPr>
            <w:rFonts w:asciiTheme="minorHAnsi" w:hAnsiTheme="minorHAnsi" w:cstheme="minorHAnsi"/>
            <w:sz w:val="22"/>
            <w:szCs w:val="22"/>
          </w:rPr>
          <w:delText>subrule (</w:delText>
        </w:r>
      </w:del>
      <w:r w:rsidR="007A5F67" w:rsidRPr="000350B8">
        <w:rPr>
          <w:rFonts w:asciiTheme="minorHAnsi" w:hAnsiTheme="minorHAnsi" w:cstheme="minorHAnsi"/>
          <w:sz w:val="22"/>
          <w:szCs w:val="22"/>
        </w:rPr>
        <w:t>4.8</w:t>
      </w:r>
      <w:r w:rsidRPr="000350B8">
        <w:rPr>
          <w:rFonts w:asciiTheme="minorHAnsi" w:hAnsiTheme="minorHAnsi" w:cstheme="minorHAnsi"/>
          <w:sz w:val="22"/>
          <w:szCs w:val="22"/>
        </w:rPr>
        <w:t>.2</w:t>
      </w:r>
      <w:del w:id="237" w:author="a a" w:date="2019-04-10T20:48:00Z">
        <w:r w:rsidRPr="000350B8" w:rsidDel="00A577AF">
          <w:rPr>
            <w:rFonts w:asciiTheme="minorHAnsi" w:hAnsiTheme="minorHAnsi" w:cstheme="minorHAnsi"/>
            <w:sz w:val="22"/>
            <w:szCs w:val="22"/>
          </w:rPr>
          <w:delText>)</w:delText>
        </w:r>
      </w:del>
      <w:r w:rsidRPr="000350B8">
        <w:rPr>
          <w:rFonts w:asciiTheme="minorHAnsi" w:hAnsiTheme="minorHAnsi" w:cstheme="minorHAnsi"/>
          <w:sz w:val="22"/>
          <w:szCs w:val="22"/>
        </w:rPr>
        <w:t xml:space="preserve"> to be kept and maintained by, or in the custody of, the Treasurer.</w:t>
      </w:r>
    </w:p>
    <w:p w14:paraId="0FD95993" w14:textId="4F87A12B" w:rsidR="004D412A" w:rsidRPr="000350B8" w:rsidRDefault="004D412A" w:rsidP="004D412A">
      <w:pPr>
        <w:pStyle w:val="ListParagraph"/>
        <w:numPr>
          <w:ilvl w:val="2"/>
          <w:numId w:val="12"/>
        </w:numPr>
        <w:spacing w:before="240" w:after="240"/>
        <w:ind w:left="1418" w:hanging="992"/>
        <w:rPr>
          <w:rFonts w:asciiTheme="minorHAnsi" w:hAnsiTheme="minorHAnsi" w:cstheme="minorHAnsi"/>
          <w:sz w:val="22"/>
          <w:szCs w:val="22"/>
        </w:rPr>
      </w:pPr>
      <w:r w:rsidRPr="000350B8">
        <w:rPr>
          <w:rFonts w:asciiTheme="minorHAnsi" w:hAnsiTheme="minorHAnsi" w:cstheme="minorHAnsi"/>
          <w:sz w:val="22"/>
          <w:szCs w:val="22"/>
        </w:rPr>
        <w:t xml:space="preserve">The </w:t>
      </w:r>
      <w:r>
        <w:rPr>
          <w:rFonts w:asciiTheme="minorHAnsi" w:hAnsiTheme="minorHAnsi" w:cstheme="minorHAnsi"/>
          <w:sz w:val="22"/>
          <w:szCs w:val="22"/>
        </w:rPr>
        <w:t>T</w:t>
      </w:r>
      <w:r w:rsidRPr="000350B8">
        <w:rPr>
          <w:rFonts w:asciiTheme="minorHAnsi" w:hAnsiTheme="minorHAnsi" w:cstheme="minorHAnsi"/>
          <w:sz w:val="22"/>
          <w:szCs w:val="22"/>
        </w:rPr>
        <w:t xml:space="preserve">reasurer, unless the members resolve otherwise at a general meeting, </w:t>
      </w:r>
      <w:r>
        <w:rPr>
          <w:rFonts w:asciiTheme="minorHAnsi" w:hAnsiTheme="minorHAnsi" w:cstheme="minorHAnsi"/>
          <w:sz w:val="22"/>
          <w:szCs w:val="22"/>
        </w:rPr>
        <w:t xml:space="preserve">will </w:t>
      </w:r>
      <w:r w:rsidRPr="000350B8">
        <w:rPr>
          <w:rFonts w:asciiTheme="minorHAnsi" w:hAnsiTheme="minorHAnsi" w:cstheme="minorHAnsi"/>
          <w:sz w:val="22"/>
          <w:szCs w:val="22"/>
        </w:rPr>
        <w:t xml:space="preserve">have custody of all securities, books and documents of a financial nature and accounting records of the </w:t>
      </w:r>
      <w:r w:rsidR="00DE4F7A">
        <w:rPr>
          <w:rFonts w:ascii="Calibri" w:hAnsi="Calibri" w:cs="Calibri"/>
          <w:sz w:val="22"/>
          <w:szCs w:val="22"/>
        </w:rPr>
        <w:t>Brigade</w:t>
      </w:r>
      <w:r>
        <w:rPr>
          <w:rFonts w:asciiTheme="minorHAnsi" w:hAnsiTheme="minorHAnsi" w:cstheme="minorHAnsi"/>
          <w:sz w:val="22"/>
          <w:szCs w:val="22"/>
        </w:rPr>
        <w:t xml:space="preserve">. </w:t>
      </w:r>
    </w:p>
    <w:p w14:paraId="204E2682" w14:textId="77777777" w:rsidR="004D412A" w:rsidRPr="000350B8" w:rsidRDefault="004D412A">
      <w:pPr>
        <w:rPr>
          <w:rFonts w:asciiTheme="minorHAnsi" w:hAnsiTheme="minorHAnsi" w:cstheme="minorHAnsi"/>
          <w:sz w:val="22"/>
          <w:szCs w:val="22"/>
        </w:rPr>
      </w:pPr>
    </w:p>
    <w:p w14:paraId="7128155A" w14:textId="77777777" w:rsidR="004D412A" w:rsidRDefault="004D412A">
      <w:pPr>
        <w:rPr>
          <w:rFonts w:asciiTheme="minorHAnsi" w:hAnsiTheme="minorHAnsi" w:cstheme="minorHAnsi"/>
          <w:b/>
          <w:bCs/>
          <w:sz w:val="28"/>
          <w:szCs w:val="28"/>
        </w:rPr>
      </w:pPr>
      <w:r>
        <w:rPr>
          <w:rFonts w:asciiTheme="minorHAnsi" w:hAnsiTheme="minorHAnsi" w:cstheme="minorHAnsi"/>
          <w:b/>
          <w:bCs/>
          <w:sz w:val="28"/>
          <w:szCs w:val="28"/>
        </w:rPr>
        <w:br w:type="page"/>
      </w:r>
    </w:p>
    <w:p w14:paraId="7A94F04D" w14:textId="77777777" w:rsidR="00623D09" w:rsidRPr="000350B8" w:rsidRDefault="00623D09" w:rsidP="006932D7">
      <w:pPr>
        <w:pStyle w:val="Heading1"/>
        <w:numPr>
          <w:ilvl w:val="0"/>
          <w:numId w:val="12"/>
        </w:numPr>
        <w:rPr>
          <w:rFonts w:asciiTheme="minorHAnsi" w:hAnsiTheme="minorHAnsi" w:cstheme="minorHAnsi"/>
          <w:b w:val="0"/>
          <w:bCs w:val="0"/>
          <w:sz w:val="28"/>
          <w:szCs w:val="28"/>
        </w:rPr>
      </w:pPr>
      <w:bookmarkStart w:id="238" w:name="_Toc4160424"/>
      <w:bookmarkStart w:id="239" w:name="_Toc5824344"/>
      <w:bookmarkEnd w:id="238"/>
      <w:r w:rsidRPr="000350B8">
        <w:rPr>
          <w:rFonts w:asciiTheme="minorHAnsi" w:hAnsiTheme="minorHAnsi" w:cstheme="minorHAnsi"/>
          <w:b w:val="0"/>
          <w:bCs w:val="0"/>
          <w:sz w:val="28"/>
          <w:szCs w:val="28"/>
        </w:rPr>
        <w:lastRenderedPageBreak/>
        <w:t>MEETINGS</w:t>
      </w:r>
      <w:bookmarkEnd w:id="239"/>
    </w:p>
    <w:p w14:paraId="3ED3BDB2" w14:textId="77777777" w:rsidR="00623D09" w:rsidRPr="000350B8" w:rsidRDefault="00623D09" w:rsidP="006932D7">
      <w:pPr>
        <w:pStyle w:val="Heading2"/>
        <w:numPr>
          <w:ilvl w:val="1"/>
          <w:numId w:val="12"/>
        </w:numPr>
        <w:rPr>
          <w:rFonts w:asciiTheme="minorHAnsi" w:hAnsiTheme="minorHAnsi" w:cstheme="minorHAnsi"/>
          <w:b w:val="0"/>
          <w:bCs w:val="0"/>
          <w:sz w:val="24"/>
          <w:szCs w:val="24"/>
        </w:rPr>
      </w:pPr>
      <w:bookmarkStart w:id="240" w:name="_Toc5824345"/>
      <w:r w:rsidRPr="000350B8">
        <w:rPr>
          <w:rFonts w:asciiTheme="minorHAnsi" w:hAnsiTheme="minorHAnsi" w:cstheme="minorHAnsi"/>
          <w:b w:val="0"/>
          <w:bCs w:val="0"/>
          <w:sz w:val="24"/>
          <w:szCs w:val="24"/>
        </w:rPr>
        <w:t>General</w:t>
      </w:r>
      <w:bookmarkEnd w:id="240"/>
    </w:p>
    <w:p w14:paraId="5C213C17" w14:textId="3E45BB3D"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will hold a number of different meetings at which any business that affects the </w:t>
      </w:r>
      <w:r w:rsidR="008071F1">
        <w:rPr>
          <w:rFonts w:ascii="Calibri" w:hAnsi="Calibri" w:cs="Calibri"/>
          <w:sz w:val="22"/>
          <w:szCs w:val="22"/>
        </w:rPr>
        <w:t>Brigade</w:t>
      </w:r>
      <w:r w:rsidRPr="007020C3">
        <w:rPr>
          <w:rFonts w:ascii="Calibri" w:hAnsi="Calibri" w:cs="Calibri"/>
          <w:sz w:val="22"/>
          <w:szCs w:val="22"/>
        </w:rPr>
        <w:t xml:space="preserve"> may be discussed and debated.  </w:t>
      </w:r>
    </w:p>
    <w:p w14:paraId="020B23D0" w14:textId="142CDD7E"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All </w:t>
      </w:r>
      <w:r w:rsidR="008071F1">
        <w:rPr>
          <w:rFonts w:ascii="Calibri" w:hAnsi="Calibri" w:cs="Calibri"/>
          <w:sz w:val="22"/>
          <w:szCs w:val="22"/>
        </w:rPr>
        <w:t>Brigade</w:t>
      </w:r>
      <w:r w:rsidRPr="007020C3">
        <w:rPr>
          <w:rFonts w:ascii="Calibri" w:hAnsi="Calibri" w:cs="Calibri"/>
          <w:sz w:val="22"/>
          <w:szCs w:val="22"/>
        </w:rPr>
        <w:t xml:space="preserve"> meetings will be run according to the </w:t>
      </w:r>
      <w:r>
        <w:rPr>
          <w:rFonts w:ascii="Calibri" w:hAnsi="Calibri" w:cs="Calibri"/>
          <w:sz w:val="22"/>
          <w:szCs w:val="22"/>
        </w:rPr>
        <w:t>standard administrative procedures</w:t>
      </w:r>
      <w:r w:rsidRPr="007020C3">
        <w:rPr>
          <w:rFonts w:ascii="Calibri" w:hAnsi="Calibri" w:cs="Calibri"/>
          <w:sz w:val="22"/>
          <w:szCs w:val="22"/>
        </w:rPr>
        <w:t>.</w:t>
      </w:r>
    </w:p>
    <w:p w14:paraId="006993CB" w14:textId="00240283" w:rsidR="00623D09" w:rsidRPr="007020C3" w:rsidRDefault="00A22D68"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Non-attendance</w:t>
      </w:r>
      <w:r w:rsidR="00623D09" w:rsidRPr="007020C3">
        <w:rPr>
          <w:rFonts w:ascii="Calibri" w:hAnsi="Calibri" w:cs="Calibri"/>
          <w:sz w:val="22"/>
          <w:szCs w:val="22"/>
        </w:rPr>
        <w:t xml:space="preserve"> at meetings by </w:t>
      </w:r>
      <w:r w:rsidR="008071F1">
        <w:rPr>
          <w:rFonts w:ascii="Calibri" w:hAnsi="Calibri" w:cs="Calibri"/>
          <w:sz w:val="22"/>
          <w:szCs w:val="22"/>
        </w:rPr>
        <w:t>Brigade</w:t>
      </w:r>
      <w:r w:rsidR="00623D09" w:rsidRPr="007020C3">
        <w:rPr>
          <w:rFonts w:ascii="Calibri" w:hAnsi="Calibri" w:cs="Calibri"/>
          <w:sz w:val="22"/>
          <w:szCs w:val="22"/>
        </w:rPr>
        <w:t xml:space="preserve"> members without an apology is not desirable and failure to attend on more than the number of occasions outlined in the </w:t>
      </w:r>
      <w:r w:rsidR="00623D09">
        <w:rPr>
          <w:rFonts w:ascii="Calibri" w:hAnsi="Calibri" w:cs="Calibri"/>
          <w:sz w:val="22"/>
          <w:szCs w:val="22"/>
        </w:rPr>
        <w:t>standard administrative procedures</w:t>
      </w:r>
      <w:r w:rsidR="00623D09" w:rsidRPr="007020C3">
        <w:rPr>
          <w:rFonts w:ascii="Calibri" w:hAnsi="Calibri" w:cs="Calibri"/>
          <w:sz w:val="22"/>
          <w:szCs w:val="22"/>
        </w:rPr>
        <w:t xml:space="preserve"> without an apology lodged with either the President or Secretary prior to the meeting may incur disciplinary actions as detailed in the </w:t>
      </w:r>
      <w:r w:rsidR="00623D09">
        <w:rPr>
          <w:rFonts w:ascii="Calibri" w:hAnsi="Calibri" w:cs="Calibri"/>
          <w:sz w:val="22"/>
          <w:szCs w:val="22"/>
        </w:rPr>
        <w:t>standard administrative procedures</w:t>
      </w:r>
      <w:r w:rsidR="00623D09" w:rsidRPr="007020C3">
        <w:rPr>
          <w:rFonts w:ascii="Calibri" w:hAnsi="Calibri" w:cs="Calibri"/>
          <w:sz w:val="22"/>
          <w:szCs w:val="22"/>
        </w:rPr>
        <w:t>.</w:t>
      </w:r>
    </w:p>
    <w:p w14:paraId="6D57932F" w14:textId="008102A2"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Chief Bush Fire Control Officer or her/his nominee may attend as a non-voting representative at any meeting of the </w:t>
      </w:r>
      <w:r w:rsidR="008071F1">
        <w:rPr>
          <w:rFonts w:ascii="Calibri" w:hAnsi="Calibri" w:cs="Calibri"/>
          <w:sz w:val="22"/>
          <w:szCs w:val="22"/>
        </w:rPr>
        <w:t>Brigade</w:t>
      </w:r>
      <w:r w:rsidRPr="007020C3">
        <w:rPr>
          <w:rFonts w:ascii="Calibri" w:hAnsi="Calibri" w:cs="Calibri"/>
          <w:sz w:val="22"/>
          <w:szCs w:val="22"/>
        </w:rPr>
        <w:t xml:space="preserve">. </w:t>
      </w:r>
    </w:p>
    <w:p w14:paraId="53B66B01" w14:textId="2E4203C2" w:rsidR="00623D09" w:rsidRPr="007020C3" w:rsidRDefault="00623D09" w:rsidP="006932D7">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 xml:space="preserve">At any </w:t>
      </w:r>
      <w:r w:rsidR="008071F1">
        <w:rPr>
          <w:rFonts w:ascii="Calibri" w:hAnsi="Calibri" w:cs="Calibri"/>
          <w:sz w:val="22"/>
          <w:szCs w:val="22"/>
        </w:rPr>
        <w:t>Brigade</w:t>
      </w:r>
      <w:r>
        <w:rPr>
          <w:rFonts w:ascii="Calibri" w:hAnsi="Calibri" w:cs="Calibri"/>
          <w:sz w:val="22"/>
          <w:szCs w:val="22"/>
        </w:rPr>
        <w:t xml:space="preserve"> meeting e</w:t>
      </w:r>
      <w:r w:rsidRPr="007020C3">
        <w:rPr>
          <w:rFonts w:ascii="Calibri" w:hAnsi="Calibri" w:cs="Calibri"/>
          <w:sz w:val="22"/>
          <w:szCs w:val="22"/>
        </w:rPr>
        <w:t xml:space="preserve">ach financial </w:t>
      </w:r>
      <w:r w:rsidR="008071F1">
        <w:rPr>
          <w:rFonts w:ascii="Calibri" w:hAnsi="Calibri" w:cs="Calibri"/>
          <w:sz w:val="22"/>
          <w:szCs w:val="22"/>
        </w:rPr>
        <w:t>Brigade</w:t>
      </w:r>
      <w:r w:rsidRPr="007020C3">
        <w:rPr>
          <w:rFonts w:ascii="Calibri" w:hAnsi="Calibri" w:cs="Calibri"/>
          <w:sz w:val="22"/>
          <w:szCs w:val="22"/>
        </w:rPr>
        <w:t xml:space="preserve"> member</w:t>
      </w:r>
      <w:r>
        <w:rPr>
          <w:rFonts w:ascii="Calibri" w:hAnsi="Calibri" w:cs="Calibri"/>
          <w:sz w:val="22"/>
          <w:szCs w:val="22"/>
        </w:rPr>
        <w:t xml:space="preserve"> </w:t>
      </w:r>
      <w:r w:rsidR="00A22D68">
        <w:rPr>
          <w:rFonts w:ascii="Calibri" w:hAnsi="Calibri" w:cs="Calibri"/>
          <w:sz w:val="22"/>
          <w:szCs w:val="22"/>
        </w:rPr>
        <w:t xml:space="preserve">present </w:t>
      </w:r>
      <w:r w:rsidR="00A22D68" w:rsidRPr="007020C3">
        <w:rPr>
          <w:rFonts w:ascii="Calibri" w:hAnsi="Calibri" w:cs="Calibri"/>
          <w:sz w:val="22"/>
          <w:szCs w:val="22"/>
        </w:rPr>
        <w:t>is</w:t>
      </w:r>
      <w:r w:rsidRPr="007020C3">
        <w:rPr>
          <w:rFonts w:ascii="Calibri" w:hAnsi="Calibri" w:cs="Calibri"/>
          <w:sz w:val="22"/>
          <w:szCs w:val="22"/>
        </w:rPr>
        <w:t xml:space="preserve"> to have one vote,</w:t>
      </w:r>
      <w:r w:rsidR="00DB3F75">
        <w:rPr>
          <w:rFonts w:ascii="Calibri" w:hAnsi="Calibri" w:cs="Calibri"/>
          <w:sz w:val="22"/>
          <w:szCs w:val="22"/>
        </w:rPr>
        <w:t xml:space="preserve"> </w:t>
      </w:r>
      <w:r w:rsidRPr="007020C3">
        <w:rPr>
          <w:rFonts w:ascii="Calibri" w:hAnsi="Calibri" w:cs="Calibri"/>
          <w:sz w:val="22"/>
          <w:szCs w:val="22"/>
        </w:rPr>
        <w:t xml:space="preserve">however in the event of an equality of votes, the President may exercise a casting vote. </w:t>
      </w:r>
    </w:p>
    <w:p w14:paraId="1833D577" w14:textId="5BB04594" w:rsidR="00623D09" w:rsidRDefault="00623D09" w:rsidP="006932D7">
      <w:pPr>
        <w:pStyle w:val="ListParagraph"/>
        <w:numPr>
          <w:ilvl w:val="2"/>
          <w:numId w:val="12"/>
        </w:numPr>
        <w:spacing w:before="240" w:after="240"/>
        <w:ind w:left="1418" w:hanging="992"/>
        <w:rPr>
          <w:rFonts w:ascii="Calibri" w:hAnsi="Calibri" w:cs="Calibri"/>
          <w:sz w:val="22"/>
          <w:szCs w:val="22"/>
        </w:rPr>
      </w:pPr>
      <w:del w:id="241" w:author="a a" w:date="2019-04-10T20:50:00Z">
        <w:r w:rsidRPr="007020C3" w:rsidDel="00A45999">
          <w:rPr>
            <w:rFonts w:ascii="Calibri" w:hAnsi="Calibri" w:cs="Calibri"/>
            <w:sz w:val="22"/>
            <w:szCs w:val="22"/>
          </w:rPr>
          <w:delText xml:space="preserve">Proxy votes </w:delText>
        </w:r>
        <w:r w:rsidR="00452F9E" w:rsidDel="00A45999">
          <w:rPr>
            <w:rFonts w:ascii="Calibri" w:hAnsi="Calibri" w:cs="Calibri"/>
            <w:sz w:val="22"/>
            <w:szCs w:val="22"/>
          </w:rPr>
          <w:delText xml:space="preserve">will be granted upon application in writing to the </w:delText>
        </w:r>
        <w:r w:rsidR="007B236C" w:rsidDel="00A45999">
          <w:rPr>
            <w:rFonts w:ascii="Calibri" w:hAnsi="Calibri" w:cs="Calibri"/>
            <w:sz w:val="22"/>
            <w:szCs w:val="22"/>
          </w:rPr>
          <w:delText>Secretary</w:delText>
        </w:r>
      </w:del>
      <w:ins w:id="242" w:author="a a" w:date="2019-04-10T20:50:00Z">
        <w:r w:rsidR="00A45999">
          <w:rPr>
            <w:rFonts w:ascii="Calibri" w:hAnsi="Calibri" w:cs="Calibri"/>
            <w:sz w:val="22"/>
            <w:szCs w:val="22"/>
          </w:rPr>
          <w:t>A member may elect a proxy to vot</w:t>
        </w:r>
      </w:ins>
      <w:ins w:id="243" w:author="a a" w:date="2019-04-10T20:51:00Z">
        <w:r w:rsidR="00A45999">
          <w:rPr>
            <w:rFonts w:ascii="Calibri" w:hAnsi="Calibri" w:cs="Calibri"/>
            <w:sz w:val="22"/>
            <w:szCs w:val="22"/>
          </w:rPr>
          <w:t>e</w:t>
        </w:r>
      </w:ins>
      <w:ins w:id="244" w:author="a a" w:date="2019-04-10T20:50:00Z">
        <w:r w:rsidR="00A45999">
          <w:rPr>
            <w:rFonts w:ascii="Calibri" w:hAnsi="Calibri" w:cs="Calibri"/>
            <w:sz w:val="22"/>
            <w:szCs w:val="22"/>
          </w:rPr>
          <w:t xml:space="preserve"> on their behal</w:t>
        </w:r>
      </w:ins>
      <w:ins w:id="245" w:author="a a" w:date="2019-04-10T20:51:00Z">
        <w:r w:rsidR="00A45999">
          <w:rPr>
            <w:rFonts w:ascii="Calibri" w:hAnsi="Calibri" w:cs="Calibri"/>
            <w:sz w:val="22"/>
            <w:szCs w:val="22"/>
          </w:rPr>
          <w:t>f</w:t>
        </w:r>
      </w:ins>
      <w:r w:rsidR="007B236C">
        <w:rPr>
          <w:rFonts w:ascii="Calibri" w:hAnsi="Calibri" w:cs="Calibri"/>
          <w:sz w:val="22"/>
          <w:szCs w:val="22"/>
        </w:rPr>
        <w:t>,</w:t>
      </w:r>
      <w:r w:rsidR="00452F9E">
        <w:rPr>
          <w:rFonts w:ascii="Calibri" w:hAnsi="Calibri" w:cs="Calibri"/>
          <w:sz w:val="22"/>
          <w:szCs w:val="22"/>
        </w:rPr>
        <w:t xml:space="preserve"> </w:t>
      </w:r>
      <w:r w:rsidR="007B236C">
        <w:rPr>
          <w:rFonts w:ascii="Calibri" w:hAnsi="Calibri" w:cs="Calibri"/>
          <w:sz w:val="22"/>
          <w:szCs w:val="22"/>
        </w:rPr>
        <w:t xml:space="preserve">only </w:t>
      </w:r>
      <w:r w:rsidR="00452F9E">
        <w:rPr>
          <w:rFonts w:ascii="Calibri" w:hAnsi="Calibri" w:cs="Calibri"/>
          <w:sz w:val="22"/>
          <w:szCs w:val="22"/>
        </w:rPr>
        <w:t>for</w:t>
      </w:r>
      <w:r w:rsidR="007B236C">
        <w:rPr>
          <w:rFonts w:ascii="Calibri" w:hAnsi="Calibri" w:cs="Calibri"/>
          <w:sz w:val="22"/>
          <w:szCs w:val="22"/>
        </w:rPr>
        <w:t xml:space="preserve"> the purposes of</w:t>
      </w:r>
      <w:r w:rsidR="00452F9E">
        <w:rPr>
          <w:rFonts w:ascii="Calibri" w:hAnsi="Calibri" w:cs="Calibri"/>
          <w:sz w:val="22"/>
          <w:szCs w:val="22"/>
        </w:rPr>
        <w:t xml:space="preserve"> voting</w:t>
      </w:r>
      <w:r w:rsidR="007B236C">
        <w:rPr>
          <w:rFonts w:ascii="Calibri" w:hAnsi="Calibri" w:cs="Calibri"/>
          <w:sz w:val="22"/>
          <w:szCs w:val="22"/>
        </w:rPr>
        <w:t xml:space="preserve"> at Special General meetings,</w:t>
      </w:r>
      <w:r w:rsidR="00452F9E">
        <w:rPr>
          <w:rFonts w:ascii="Calibri" w:hAnsi="Calibri" w:cs="Calibri"/>
          <w:sz w:val="22"/>
          <w:szCs w:val="22"/>
        </w:rPr>
        <w:t xml:space="preserve"> </w:t>
      </w:r>
      <w:r w:rsidR="007B236C">
        <w:rPr>
          <w:rFonts w:ascii="Calibri" w:hAnsi="Calibri" w:cs="Calibri"/>
          <w:sz w:val="22"/>
          <w:szCs w:val="22"/>
        </w:rPr>
        <w:t xml:space="preserve">for Amendments to this constitution, or at Annual General meetings. </w:t>
      </w:r>
      <w:r w:rsidR="00452F9E">
        <w:rPr>
          <w:rFonts w:ascii="Calibri" w:hAnsi="Calibri" w:cs="Calibri"/>
          <w:sz w:val="22"/>
          <w:szCs w:val="22"/>
        </w:rPr>
        <w:t xml:space="preserve">Applications </w:t>
      </w:r>
      <w:r w:rsidR="007B236C">
        <w:rPr>
          <w:rFonts w:ascii="Calibri" w:hAnsi="Calibri" w:cs="Calibri"/>
          <w:sz w:val="22"/>
          <w:szCs w:val="22"/>
        </w:rPr>
        <w:t xml:space="preserve">for a proxy vote </w:t>
      </w:r>
      <w:r w:rsidR="00452F9E">
        <w:rPr>
          <w:rFonts w:ascii="Calibri" w:hAnsi="Calibri" w:cs="Calibri"/>
          <w:sz w:val="22"/>
          <w:szCs w:val="22"/>
        </w:rPr>
        <w:t xml:space="preserve">must be submitted no later than </w:t>
      </w:r>
      <w:r w:rsidR="007B236C">
        <w:rPr>
          <w:rFonts w:ascii="Calibri" w:hAnsi="Calibri" w:cs="Calibri"/>
          <w:sz w:val="22"/>
          <w:szCs w:val="22"/>
        </w:rPr>
        <w:t xml:space="preserve">seven (7) </w:t>
      </w:r>
      <w:r w:rsidR="003B38F1">
        <w:rPr>
          <w:rFonts w:ascii="Calibri" w:hAnsi="Calibri" w:cs="Calibri"/>
          <w:sz w:val="22"/>
          <w:szCs w:val="22"/>
        </w:rPr>
        <w:t>days</w:t>
      </w:r>
      <w:r w:rsidR="00452F9E">
        <w:rPr>
          <w:rFonts w:ascii="Calibri" w:hAnsi="Calibri" w:cs="Calibri"/>
          <w:sz w:val="22"/>
          <w:szCs w:val="22"/>
        </w:rPr>
        <w:t xml:space="preserve"> prior to the meeting in which the proxy vote is to be cast</w:t>
      </w:r>
      <w:r w:rsidR="007B236C">
        <w:rPr>
          <w:rFonts w:ascii="Calibri" w:hAnsi="Calibri" w:cs="Calibri"/>
          <w:sz w:val="22"/>
          <w:szCs w:val="22"/>
        </w:rPr>
        <w:t xml:space="preserve">. </w:t>
      </w:r>
      <w:ins w:id="246" w:author="a a" w:date="2019-04-10T20:52:00Z">
        <w:r w:rsidR="00A45999">
          <w:rPr>
            <w:rFonts w:ascii="Calibri" w:hAnsi="Calibri" w:cs="Calibri"/>
            <w:sz w:val="22"/>
            <w:szCs w:val="22"/>
          </w:rPr>
          <w:t>The</w:t>
        </w:r>
      </w:ins>
      <w:ins w:id="247" w:author="a a" w:date="2019-04-10T20:53:00Z">
        <w:r w:rsidR="00A45999">
          <w:rPr>
            <w:rFonts w:ascii="Calibri" w:hAnsi="Calibri" w:cs="Calibri"/>
            <w:sz w:val="22"/>
            <w:szCs w:val="22"/>
          </w:rPr>
          <w:t xml:space="preserve"> person nominated as</w:t>
        </w:r>
      </w:ins>
      <w:ins w:id="248" w:author="a a" w:date="2019-04-10T20:52:00Z">
        <w:r w:rsidR="00A45999">
          <w:rPr>
            <w:rFonts w:ascii="Calibri" w:hAnsi="Calibri" w:cs="Calibri"/>
            <w:sz w:val="22"/>
            <w:szCs w:val="22"/>
          </w:rPr>
          <w:t xml:space="preserve"> </w:t>
        </w:r>
      </w:ins>
      <w:ins w:id="249" w:author="a a" w:date="2019-04-10T20:53:00Z">
        <w:r w:rsidR="00A45999">
          <w:rPr>
            <w:rFonts w:ascii="Calibri" w:hAnsi="Calibri" w:cs="Calibri"/>
            <w:sz w:val="22"/>
            <w:szCs w:val="22"/>
          </w:rPr>
          <w:t xml:space="preserve">proxy must also be a financial </w:t>
        </w:r>
      </w:ins>
      <w:ins w:id="250" w:author="a a" w:date="2019-04-10T20:55:00Z">
        <w:r w:rsidR="00A45999">
          <w:rPr>
            <w:rFonts w:ascii="Calibri" w:hAnsi="Calibri" w:cs="Calibri"/>
            <w:sz w:val="22"/>
            <w:szCs w:val="22"/>
          </w:rPr>
          <w:t>brigade member</w:t>
        </w:r>
      </w:ins>
      <w:ins w:id="251" w:author="a a" w:date="2019-04-10T20:53:00Z">
        <w:r w:rsidR="00A45999">
          <w:rPr>
            <w:rFonts w:ascii="Calibri" w:hAnsi="Calibri" w:cs="Calibri"/>
            <w:sz w:val="22"/>
            <w:szCs w:val="22"/>
          </w:rPr>
          <w:t>.</w:t>
        </w:r>
      </w:ins>
      <w:del w:id="252" w:author="a a" w:date="2019-04-10T20:52:00Z">
        <w:r w:rsidR="007B236C" w:rsidDel="00A45999">
          <w:rPr>
            <w:rFonts w:ascii="Calibri" w:hAnsi="Calibri" w:cs="Calibri"/>
            <w:sz w:val="22"/>
            <w:szCs w:val="22"/>
          </w:rPr>
          <w:delText xml:space="preserve">Proxy votes will not be accepted for verbal nomination of officers as described in </w:delText>
        </w:r>
      </w:del>
      <w:del w:id="253" w:author="a a" w:date="2019-04-10T20:50:00Z">
        <w:r w:rsidR="007B236C" w:rsidDel="00A577AF">
          <w:rPr>
            <w:rFonts w:ascii="Calibri" w:hAnsi="Calibri" w:cs="Calibri"/>
            <w:sz w:val="22"/>
            <w:szCs w:val="22"/>
          </w:rPr>
          <w:delText>clause</w:delText>
        </w:r>
      </w:del>
      <w:del w:id="254" w:author="a a" w:date="2019-04-10T20:52:00Z">
        <w:r w:rsidR="007B236C" w:rsidDel="00A45999">
          <w:rPr>
            <w:rFonts w:ascii="Calibri" w:hAnsi="Calibri" w:cs="Calibri"/>
            <w:sz w:val="22"/>
            <w:szCs w:val="22"/>
          </w:rPr>
          <w:delText xml:space="preserve"> 4.2.2 of this constitution</w:delText>
        </w:r>
      </w:del>
    </w:p>
    <w:p w14:paraId="1790F061" w14:textId="77777777" w:rsidR="00BA6748" w:rsidRPr="00BA6748" w:rsidRDefault="00BA6748" w:rsidP="000350B8">
      <w:pPr>
        <w:pStyle w:val="ListParagraph"/>
        <w:numPr>
          <w:ilvl w:val="2"/>
          <w:numId w:val="12"/>
        </w:numPr>
        <w:spacing w:before="240" w:after="240"/>
        <w:ind w:left="1418" w:hanging="992"/>
        <w:rPr>
          <w:rFonts w:ascii="Calibri" w:hAnsi="Calibri" w:cs="Calibri"/>
          <w:sz w:val="22"/>
          <w:szCs w:val="22"/>
        </w:rPr>
      </w:pPr>
      <w:r w:rsidRPr="00BA6748">
        <w:rPr>
          <w:rFonts w:ascii="Calibri" w:hAnsi="Calibri" w:cs="Calibri"/>
          <w:sz w:val="22"/>
          <w:szCs w:val="22"/>
        </w:rPr>
        <w:t>The secretary is</w:t>
      </w:r>
      <w:r>
        <w:rPr>
          <w:rFonts w:ascii="Calibri" w:hAnsi="Calibri" w:cs="Calibri"/>
          <w:sz w:val="22"/>
          <w:szCs w:val="22"/>
        </w:rPr>
        <w:t xml:space="preserve"> to</w:t>
      </w:r>
      <w:r w:rsidRPr="00BA6748">
        <w:rPr>
          <w:rFonts w:ascii="Calibri" w:hAnsi="Calibri" w:cs="Calibri"/>
          <w:sz w:val="22"/>
          <w:szCs w:val="22"/>
        </w:rPr>
        <w:t xml:space="preserve"> keep full and correct minutes of the proceedings </w:t>
      </w:r>
      <w:r>
        <w:rPr>
          <w:rFonts w:ascii="Calibri" w:hAnsi="Calibri" w:cs="Calibri"/>
          <w:sz w:val="22"/>
          <w:szCs w:val="22"/>
        </w:rPr>
        <w:t xml:space="preserve">at all committee and general meetings of the </w:t>
      </w:r>
      <w:r w:rsidR="008071F1">
        <w:rPr>
          <w:rFonts w:ascii="Calibri" w:hAnsi="Calibri" w:cs="Calibri"/>
          <w:sz w:val="22"/>
          <w:szCs w:val="22"/>
        </w:rPr>
        <w:t>Brigade</w:t>
      </w:r>
      <w:r>
        <w:rPr>
          <w:rFonts w:ascii="Calibri" w:hAnsi="Calibri" w:cs="Calibri"/>
          <w:sz w:val="22"/>
          <w:szCs w:val="22"/>
        </w:rPr>
        <w:t xml:space="preserve">.  </w:t>
      </w:r>
    </w:p>
    <w:p w14:paraId="10AC7D42" w14:textId="77777777" w:rsidR="00623D09" w:rsidRPr="007020C3" w:rsidRDefault="00623D09" w:rsidP="006932D7">
      <w:pPr>
        <w:pStyle w:val="Heading2"/>
        <w:numPr>
          <w:ilvl w:val="1"/>
          <w:numId w:val="12"/>
        </w:numPr>
        <w:rPr>
          <w:rFonts w:ascii="Calibri" w:hAnsi="Calibri" w:cs="Calibri"/>
          <w:b w:val="0"/>
          <w:bCs w:val="0"/>
          <w:sz w:val="24"/>
          <w:szCs w:val="24"/>
        </w:rPr>
      </w:pPr>
      <w:bookmarkStart w:id="255" w:name="_Toc4159659"/>
      <w:bookmarkStart w:id="256" w:name="_Toc4160427"/>
      <w:bookmarkStart w:id="257" w:name="_Toc5824346"/>
      <w:bookmarkEnd w:id="255"/>
      <w:bookmarkEnd w:id="256"/>
      <w:r w:rsidRPr="007020C3">
        <w:rPr>
          <w:rFonts w:ascii="Calibri" w:hAnsi="Calibri" w:cs="Calibri"/>
          <w:b w:val="0"/>
          <w:bCs w:val="0"/>
          <w:sz w:val="24"/>
          <w:szCs w:val="24"/>
        </w:rPr>
        <w:t xml:space="preserve">General </w:t>
      </w:r>
      <w:r w:rsidR="00BB7C20">
        <w:rPr>
          <w:rFonts w:ascii="Calibri" w:hAnsi="Calibri" w:cs="Calibri"/>
          <w:b w:val="0"/>
          <w:bCs w:val="0"/>
          <w:sz w:val="24"/>
          <w:szCs w:val="24"/>
        </w:rPr>
        <w:t xml:space="preserve">Member </w:t>
      </w:r>
      <w:r w:rsidRPr="007020C3">
        <w:rPr>
          <w:rFonts w:ascii="Calibri" w:hAnsi="Calibri" w:cs="Calibri"/>
          <w:b w:val="0"/>
          <w:bCs w:val="0"/>
          <w:sz w:val="24"/>
          <w:szCs w:val="24"/>
        </w:rPr>
        <w:t>Meetings</w:t>
      </w:r>
      <w:bookmarkEnd w:id="257"/>
    </w:p>
    <w:p w14:paraId="444E162E" w14:textId="4A0EECD4"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will hold general</w:t>
      </w:r>
      <w:r>
        <w:rPr>
          <w:rFonts w:ascii="Calibri" w:hAnsi="Calibri" w:cs="Calibri"/>
          <w:sz w:val="22"/>
          <w:szCs w:val="22"/>
        </w:rPr>
        <w:t xml:space="preserve"> </w:t>
      </w:r>
      <w:r w:rsidR="00BB7C20">
        <w:rPr>
          <w:rFonts w:ascii="Calibri" w:hAnsi="Calibri" w:cs="Calibri"/>
          <w:sz w:val="22"/>
          <w:szCs w:val="22"/>
        </w:rPr>
        <w:t xml:space="preserve">member </w:t>
      </w:r>
      <w:r w:rsidRPr="007020C3">
        <w:rPr>
          <w:rFonts w:ascii="Calibri" w:hAnsi="Calibri" w:cs="Calibri"/>
          <w:sz w:val="22"/>
          <w:szCs w:val="22"/>
        </w:rPr>
        <w:t xml:space="preserve">meetings in each month of the calendar year.  </w:t>
      </w:r>
    </w:p>
    <w:p w14:paraId="02B5CE50" w14:textId="57A4F6E9"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This meeting will be used as a forum for </w:t>
      </w:r>
      <w:r w:rsidR="008071F1">
        <w:rPr>
          <w:rFonts w:ascii="Calibri" w:hAnsi="Calibri" w:cs="Calibri"/>
          <w:sz w:val="22"/>
          <w:szCs w:val="22"/>
        </w:rPr>
        <w:t>Brigade</w:t>
      </w:r>
      <w:r w:rsidRPr="007020C3">
        <w:rPr>
          <w:rFonts w:ascii="Calibri" w:hAnsi="Calibri" w:cs="Calibri"/>
          <w:sz w:val="22"/>
          <w:szCs w:val="22"/>
        </w:rPr>
        <w:t xml:space="preserve"> members to discuss general </w:t>
      </w:r>
      <w:r w:rsidR="008071F1">
        <w:rPr>
          <w:rFonts w:ascii="Calibri" w:hAnsi="Calibri" w:cs="Calibri"/>
          <w:sz w:val="22"/>
          <w:szCs w:val="22"/>
        </w:rPr>
        <w:t>Brigade</w:t>
      </w:r>
      <w:r w:rsidRPr="007020C3">
        <w:rPr>
          <w:rFonts w:ascii="Calibri" w:hAnsi="Calibri" w:cs="Calibri"/>
          <w:sz w:val="22"/>
          <w:szCs w:val="22"/>
        </w:rPr>
        <w:t xml:space="preserve"> business.</w:t>
      </w:r>
    </w:p>
    <w:p w14:paraId="13B8803F" w14:textId="77777777"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General meetings maybe cancelled or rescheduled at any time, if required, by the President or Captain.</w:t>
      </w:r>
    </w:p>
    <w:p w14:paraId="281CB8AC" w14:textId="77777777" w:rsidR="00623D09" w:rsidRPr="007020C3" w:rsidRDefault="00623D09" w:rsidP="006932D7">
      <w:pPr>
        <w:pStyle w:val="Heading2"/>
        <w:numPr>
          <w:ilvl w:val="1"/>
          <w:numId w:val="12"/>
        </w:numPr>
        <w:rPr>
          <w:rFonts w:ascii="Calibri" w:hAnsi="Calibri" w:cs="Calibri"/>
          <w:b w:val="0"/>
          <w:bCs w:val="0"/>
          <w:sz w:val="24"/>
          <w:szCs w:val="24"/>
        </w:rPr>
      </w:pPr>
      <w:bookmarkStart w:id="258" w:name="_Toc5824347"/>
      <w:r w:rsidRPr="007020C3">
        <w:rPr>
          <w:rFonts w:ascii="Calibri" w:hAnsi="Calibri" w:cs="Calibri"/>
          <w:b w:val="0"/>
          <w:bCs w:val="0"/>
          <w:sz w:val="24"/>
          <w:szCs w:val="24"/>
        </w:rPr>
        <w:t xml:space="preserve">Special </w:t>
      </w:r>
      <w:r w:rsidR="00BB7C20">
        <w:rPr>
          <w:rFonts w:ascii="Calibri" w:hAnsi="Calibri" w:cs="Calibri"/>
          <w:b w:val="0"/>
          <w:bCs w:val="0"/>
          <w:sz w:val="24"/>
          <w:szCs w:val="24"/>
        </w:rPr>
        <w:t xml:space="preserve">General </w:t>
      </w:r>
      <w:r w:rsidRPr="007020C3">
        <w:rPr>
          <w:rFonts w:ascii="Calibri" w:hAnsi="Calibri" w:cs="Calibri"/>
          <w:b w:val="0"/>
          <w:bCs w:val="0"/>
          <w:sz w:val="24"/>
          <w:szCs w:val="24"/>
        </w:rPr>
        <w:t>Meetings</w:t>
      </w:r>
      <w:bookmarkEnd w:id="258"/>
    </w:p>
    <w:p w14:paraId="70E56969" w14:textId="36CDD1CD" w:rsidR="00623D09" w:rsidRPr="000D4FA6" w:rsidRDefault="00623D09" w:rsidP="00AC2573">
      <w:pPr>
        <w:pStyle w:val="ListParagraph"/>
        <w:numPr>
          <w:ilvl w:val="2"/>
          <w:numId w:val="12"/>
        </w:numPr>
        <w:spacing w:before="240" w:after="240"/>
        <w:ind w:left="1418" w:hanging="992"/>
        <w:rPr>
          <w:rFonts w:ascii="Calibri" w:hAnsi="Calibri" w:cs="Calibri"/>
          <w:sz w:val="22"/>
          <w:szCs w:val="22"/>
        </w:rPr>
      </w:pPr>
      <w:bookmarkStart w:id="259" w:name="_Hlk4157855"/>
      <w:r w:rsidRPr="007020C3">
        <w:rPr>
          <w:rFonts w:ascii="Calibri" w:hAnsi="Calibri" w:cs="Calibri"/>
          <w:sz w:val="22"/>
          <w:szCs w:val="22"/>
        </w:rPr>
        <w:tab/>
        <w:t>Special</w:t>
      </w:r>
      <w:r w:rsidR="00BB7C20">
        <w:rPr>
          <w:rFonts w:ascii="Calibri" w:hAnsi="Calibri" w:cs="Calibri"/>
          <w:sz w:val="22"/>
          <w:szCs w:val="22"/>
        </w:rPr>
        <w:t xml:space="preserve"> General</w:t>
      </w:r>
      <w:r w:rsidRPr="007020C3">
        <w:rPr>
          <w:rFonts w:ascii="Calibri" w:hAnsi="Calibri" w:cs="Calibri"/>
          <w:sz w:val="22"/>
          <w:szCs w:val="22"/>
        </w:rPr>
        <w:t xml:space="preserve"> Meetings of the </w:t>
      </w:r>
      <w:r w:rsidR="008071F1">
        <w:rPr>
          <w:rFonts w:ascii="Calibri" w:hAnsi="Calibri" w:cs="Calibri"/>
          <w:sz w:val="22"/>
          <w:szCs w:val="22"/>
        </w:rPr>
        <w:t>Brigade</w:t>
      </w:r>
      <w:r w:rsidRPr="007020C3">
        <w:rPr>
          <w:rFonts w:ascii="Calibri" w:hAnsi="Calibri" w:cs="Calibri"/>
          <w:sz w:val="22"/>
          <w:szCs w:val="22"/>
        </w:rPr>
        <w:t xml:space="preserve"> </w:t>
      </w:r>
      <w:r w:rsidRPr="000D4FA6">
        <w:rPr>
          <w:rFonts w:ascii="Calibri" w:hAnsi="Calibri" w:cs="Calibri"/>
          <w:sz w:val="22"/>
          <w:szCs w:val="22"/>
        </w:rPr>
        <w:t xml:space="preserve">can be called by either the President, Captain or on petition in writing to the President or Captain by </w:t>
      </w:r>
      <w:r w:rsidR="000D4FA6" w:rsidRPr="000350B8">
        <w:rPr>
          <w:rFonts w:ascii="Calibri" w:hAnsi="Calibri" w:cs="Calibri"/>
          <w:sz w:val="22"/>
          <w:szCs w:val="22"/>
        </w:rPr>
        <w:t xml:space="preserve">at least </w:t>
      </w:r>
      <w:r w:rsidR="000B16AF">
        <w:rPr>
          <w:rFonts w:ascii="Calibri" w:hAnsi="Calibri" w:cs="Calibri"/>
          <w:sz w:val="22"/>
          <w:szCs w:val="22"/>
        </w:rPr>
        <w:t>20</w:t>
      </w:r>
      <w:r w:rsidR="000D4FA6" w:rsidRPr="000350B8">
        <w:rPr>
          <w:rFonts w:ascii="Calibri" w:hAnsi="Calibri" w:cs="Calibri"/>
          <w:sz w:val="22"/>
          <w:szCs w:val="22"/>
        </w:rPr>
        <w:t>%</w:t>
      </w:r>
      <w:r w:rsidR="000D4FA6">
        <w:rPr>
          <w:rFonts w:ascii="Calibri" w:hAnsi="Calibri" w:cs="Calibri"/>
          <w:sz w:val="22"/>
          <w:szCs w:val="22"/>
        </w:rPr>
        <w:t xml:space="preserve"> </w:t>
      </w:r>
      <w:r w:rsidR="000D4FA6" w:rsidRPr="000350B8">
        <w:rPr>
          <w:rFonts w:ascii="Calibri" w:hAnsi="Calibri" w:cs="Calibri"/>
          <w:sz w:val="22"/>
          <w:szCs w:val="22"/>
        </w:rPr>
        <w:t>of</w:t>
      </w:r>
      <w:r w:rsidRPr="000D4FA6">
        <w:rPr>
          <w:rFonts w:ascii="Calibri" w:hAnsi="Calibri" w:cs="Calibri"/>
          <w:sz w:val="22"/>
          <w:szCs w:val="22"/>
        </w:rPr>
        <w:t xml:space="preserve"> financial members.  </w:t>
      </w:r>
    </w:p>
    <w:bookmarkEnd w:id="259"/>
    <w:p w14:paraId="2C09D390" w14:textId="1C2BD797"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0D4FA6">
        <w:rPr>
          <w:rFonts w:ascii="Calibri" w:hAnsi="Calibri" w:cs="Calibri"/>
          <w:sz w:val="22"/>
          <w:szCs w:val="22"/>
        </w:rPr>
        <w:t xml:space="preserve">The request for a </w:t>
      </w:r>
      <w:r w:rsidR="00BB7C20" w:rsidRPr="000D4FA6">
        <w:rPr>
          <w:rFonts w:ascii="Calibri" w:hAnsi="Calibri" w:cs="Calibri"/>
          <w:sz w:val="22"/>
          <w:szCs w:val="22"/>
        </w:rPr>
        <w:t>S</w:t>
      </w:r>
      <w:r w:rsidRPr="000D4FA6">
        <w:rPr>
          <w:rFonts w:ascii="Calibri" w:hAnsi="Calibri" w:cs="Calibri"/>
          <w:sz w:val="22"/>
          <w:szCs w:val="22"/>
        </w:rPr>
        <w:t xml:space="preserve">pecial </w:t>
      </w:r>
      <w:r w:rsidR="00BB7C20" w:rsidRPr="000D4FA6">
        <w:rPr>
          <w:rFonts w:ascii="Calibri" w:hAnsi="Calibri" w:cs="Calibri"/>
          <w:sz w:val="22"/>
          <w:szCs w:val="22"/>
        </w:rPr>
        <w:t>General M</w:t>
      </w:r>
      <w:r w:rsidRPr="000D4FA6">
        <w:rPr>
          <w:rFonts w:ascii="Calibri" w:hAnsi="Calibri" w:cs="Calibri"/>
          <w:sz w:val="22"/>
          <w:szCs w:val="22"/>
        </w:rPr>
        <w:t>eeting must specify the business</w:t>
      </w:r>
      <w:r w:rsidRPr="007020C3">
        <w:rPr>
          <w:rFonts w:ascii="Calibri" w:hAnsi="Calibri" w:cs="Calibri"/>
          <w:sz w:val="22"/>
          <w:szCs w:val="22"/>
        </w:rPr>
        <w:t xml:space="preserve"> arising and be signed by all </w:t>
      </w:r>
      <w:r w:rsidR="008071F1">
        <w:rPr>
          <w:rFonts w:ascii="Calibri" w:hAnsi="Calibri" w:cs="Calibri"/>
          <w:sz w:val="22"/>
          <w:szCs w:val="22"/>
        </w:rPr>
        <w:t>Brigade</w:t>
      </w:r>
      <w:r w:rsidRPr="007020C3">
        <w:rPr>
          <w:rFonts w:ascii="Calibri" w:hAnsi="Calibri" w:cs="Calibri"/>
          <w:sz w:val="22"/>
          <w:szCs w:val="22"/>
        </w:rPr>
        <w:t xml:space="preserve"> members involved.</w:t>
      </w:r>
    </w:p>
    <w:p w14:paraId="1005FCE1" w14:textId="59ECCCEF"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At least fourteen (14) </w:t>
      </w:r>
      <w:r w:rsidR="00A22D68" w:rsidRPr="007020C3">
        <w:rPr>
          <w:rFonts w:ascii="Calibri" w:hAnsi="Calibri" w:cs="Calibri"/>
          <w:sz w:val="22"/>
          <w:szCs w:val="22"/>
        </w:rPr>
        <w:t>days</w:t>
      </w:r>
      <w:ins w:id="260" w:author="a a" w:date="2019-04-10T20:56:00Z">
        <w:r w:rsidR="00A45999">
          <w:rPr>
            <w:rFonts w:ascii="Calibri" w:hAnsi="Calibri" w:cs="Calibri"/>
            <w:sz w:val="22"/>
            <w:szCs w:val="22"/>
          </w:rPr>
          <w:t>’</w:t>
        </w:r>
      </w:ins>
      <w:del w:id="261" w:author="a a" w:date="2019-04-10T20:56:00Z">
        <w:r w:rsidR="00A22D68" w:rsidRPr="007020C3" w:rsidDel="00A45999">
          <w:rPr>
            <w:rFonts w:ascii="Calibri" w:hAnsi="Calibri" w:cs="Calibri"/>
            <w:sz w:val="22"/>
            <w:szCs w:val="22"/>
          </w:rPr>
          <w:delText>’</w:delText>
        </w:r>
      </w:del>
      <w:r w:rsidR="00A22D68" w:rsidRPr="007020C3">
        <w:rPr>
          <w:rFonts w:ascii="Calibri" w:hAnsi="Calibri" w:cs="Calibri"/>
          <w:sz w:val="22"/>
          <w:szCs w:val="22"/>
        </w:rPr>
        <w:t xml:space="preserve"> notice</w:t>
      </w:r>
      <w:r w:rsidRPr="007020C3">
        <w:rPr>
          <w:rFonts w:ascii="Calibri" w:hAnsi="Calibri" w:cs="Calibri"/>
          <w:sz w:val="22"/>
          <w:szCs w:val="22"/>
        </w:rPr>
        <w:t xml:space="preserve"> of a </w:t>
      </w:r>
      <w:r w:rsidR="00BB7C20">
        <w:rPr>
          <w:rFonts w:ascii="Calibri" w:hAnsi="Calibri" w:cs="Calibri"/>
          <w:sz w:val="22"/>
          <w:szCs w:val="22"/>
        </w:rPr>
        <w:t>S</w:t>
      </w:r>
      <w:r w:rsidR="00BB7C20" w:rsidRPr="007020C3">
        <w:rPr>
          <w:rFonts w:ascii="Calibri" w:hAnsi="Calibri" w:cs="Calibri"/>
          <w:sz w:val="22"/>
          <w:szCs w:val="22"/>
        </w:rPr>
        <w:t xml:space="preserve">pecial </w:t>
      </w:r>
      <w:r w:rsidR="00BB7C20">
        <w:rPr>
          <w:rFonts w:ascii="Calibri" w:hAnsi="Calibri" w:cs="Calibri"/>
          <w:sz w:val="22"/>
          <w:szCs w:val="22"/>
        </w:rPr>
        <w:t>General M</w:t>
      </w:r>
      <w:r w:rsidR="00BB7C20" w:rsidRPr="007020C3">
        <w:rPr>
          <w:rFonts w:ascii="Calibri" w:hAnsi="Calibri" w:cs="Calibri"/>
          <w:sz w:val="22"/>
          <w:szCs w:val="22"/>
        </w:rPr>
        <w:t xml:space="preserve">eeting </w:t>
      </w:r>
      <w:r w:rsidRPr="007020C3">
        <w:rPr>
          <w:rFonts w:ascii="Calibri" w:hAnsi="Calibri" w:cs="Calibri"/>
          <w:sz w:val="22"/>
          <w:szCs w:val="22"/>
        </w:rPr>
        <w:t xml:space="preserve">is to be given by the President, to all </w:t>
      </w:r>
      <w:r w:rsidR="008071F1">
        <w:rPr>
          <w:rFonts w:ascii="Calibri" w:hAnsi="Calibri" w:cs="Calibri"/>
          <w:sz w:val="22"/>
          <w:szCs w:val="22"/>
        </w:rPr>
        <w:t>Brigade</w:t>
      </w:r>
      <w:r w:rsidRPr="007020C3">
        <w:rPr>
          <w:rFonts w:ascii="Calibri" w:hAnsi="Calibri" w:cs="Calibri"/>
          <w:sz w:val="22"/>
          <w:szCs w:val="22"/>
        </w:rPr>
        <w:t xml:space="preserve"> members and to the Chief Bush Fire Control Officer. The President is to specify the business which is to be conducted at the meeting. </w:t>
      </w:r>
    </w:p>
    <w:p w14:paraId="50C2F4BE" w14:textId="330DC3D4"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No business is to be conducted at a </w:t>
      </w:r>
      <w:r w:rsidR="00BB7C20">
        <w:rPr>
          <w:rFonts w:ascii="Calibri" w:hAnsi="Calibri" w:cs="Calibri"/>
          <w:sz w:val="22"/>
          <w:szCs w:val="22"/>
        </w:rPr>
        <w:t>S</w:t>
      </w:r>
      <w:r w:rsidR="00BB7C20" w:rsidRPr="007020C3">
        <w:rPr>
          <w:rFonts w:ascii="Calibri" w:hAnsi="Calibri" w:cs="Calibri"/>
          <w:sz w:val="22"/>
          <w:szCs w:val="22"/>
        </w:rPr>
        <w:t xml:space="preserve">pecial </w:t>
      </w:r>
      <w:r w:rsidR="00BB7C20">
        <w:rPr>
          <w:rFonts w:ascii="Calibri" w:hAnsi="Calibri" w:cs="Calibri"/>
          <w:sz w:val="22"/>
          <w:szCs w:val="22"/>
        </w:rPr>
        <w:t>General M</w:t>
      </w:r>
      <w:r w:rsidR="00BB7C20" w:rsidRPr="007020C3">
        <w:rPr>
          <w:rFonts w:ascii="Calibri" w:hAnsi="Calibri" w:cs="Calibri"/>
          <w:sz w:val="22"/>
          <w:szCs w:val="22"/>
        </w:rPr>
        <w:t xml:space="preserve">eeting </w:t>
      </w:r>
      <w:r w:rsidRPr="007020C3">
        <w:rPr>
          <w:rFonts w:ascii="Calibri" w:hAnsi="Calibri" w:cs="Calibri"/>
          <w:sz w:val="22"/>
          <w:szCs w:val="22"/>
        </w:rPr>
        <w:t xml:space="preserve">beyond that specified in the notice given under </w:t>
      </w:r>
      <w:ins w:id="262" w:author="a a" w:date="2019-04-10T20:59:00Z">
        <w:r w:rsidR="00A45999">
          <w:rPr>
            <w:rFonts w:ascii="Calibri" w:hAnsi="Calibri" w:cs="Calibri"/>
            <w:sz w:val="22"/>
            <w:szCs w:val="22"/>
          </w:rPr>
          <w:t>Rule 5.</w:t>
        </w:r>
      </w:ins>
      <w:ins w:id="263" w:author="a a" w:date="2019-04-10T21:00:00Z">
        <w:r w:rsidR="00A45999">
          <w:rPr>
            <w:rFonts w:ascii="Calibri" w:hAnsi="Calibri" w:cs="Calibri"/>
            <w:sz w:val="22"/>
            <w:szCs w:val="22"/>
          </w:rPr>
          <w:t>3.2</w:t>
        </w:r>
      </w:ins>
      <w:del w:id="264" w:author="a a" w:date="2019-04-10T20:59:00Z">
        <w:r w:rsidRPr="007020C3" w:rsidDel="00A45999">
          <w:rPr>
            <w:rFonts w:ascii="Calibri" w:hAnsi="Calibri" w:cs="Calibri"/>
            <w:sz w:val="22"/>
            <w:szCs w:val="22"/>
          </w:rPr>
          <w:delText>subclause (2)</w:delText>
        </w:r>
      </w:del>
      <w:r w:rsidRPr="007020C3">
        <w:rPr>
          <w:rFonts w:ascii="Calibri" w:hAnsi="Calibri" w:cs="Calibri"/>
          <w:sz w:val="22"/>
          <w:szCs w:val="22"/>
        </w:rPr>
        <w:t xml:space="preserve"> in relation to that meeting. </w:t>
      </w:r>
    </w:p>
    <w:p w14:paraId="6233EEEB" w14:textId="3A8D6356" w:rsidR="00623D09" w:rsidRPr="007020C3" w:rsidRDefault="00BB7C20" w:rsidP="00AC2573">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lastRenderedPageBreak/>
        <w:t>S</w:t>
      </w:r>
      <w:r w:rsidRPr="007020C3">
        <w:rPr>
          <w:rFonts w:ascii="Calibri" w:hAnsi="Calibri" w:cs="Calibri"/>
          <w:sz w:val="22"/>
          <w:szCs w:val="22"/>
        </w:rPr>
        <w:t xml:space="preserve">pecial </w:t>
      </w:r>
      <w:r>
        <w:rPr>
          <w:rFonts w:ascii="Calibri" w:hAnsi="Calibri" w:cs="Calibri"/>
          <w:sz w:val="22"/>
          <w:szCs w:val="22"/>
        </w:rPr>
        <w:t>General M</w:t>
      </w:r>
      <w:r w:rsidRPr="007020C3">
        <w:rPr>
          <w:rFonts w:ascii="Calibri" w:hAnsi="Calibri" w:cs="Calibri"/>
          <w:sz w:val="22"/>
          <w:szCs w:val="22"/>
        </w:rPr>
        <w:t xml:space="preserve">eeting </w:t>
      </w:r>
      <w:r w:rsidR="00623D09" w:rsidRPr="007020C3">
        <w:rPr>
          <w:rFonts w:ascii="Calibri" w:hAnsi="Calibri" w:cs="Calibri"/>
          <w:sz w:val="22"/>
          <w:szCs w:val="22"/>
        </w:rPr>
        <w:t>maybe cancelled or rescheduled at any time, if required, by the President or Captain.</w:t>
      </w:r>
      <w:r>
        <w:rPr>
          <w:rFonts w:ascii="Calibri" w:hAnsi="Calibri" w:cs="Calibri"/>
          <w:sz w:val="22"/>
          <w:szCs w:val="22"/>
        </w:rPr>
        <w:t xml:space="preserve"> </w:t>
      </w:r>
    </w:p>
    <w:p w14:paraId="7D619BAA" w14:textId="77777777" w:rsidR="00623D09" w:rsidRPr="007020C3" w:rsidRDefault="00623D09" w:rsidP="00AC2573">
      <w:pPr>
        <w:pStyle w:val="Heading2"/>
        <w:numPr>
          <w:ilvl w:val="1"/>
          <w:numId w:val="12"/>
        </w:numPr>
        <w:rPr>
          <w:rFonts w:ascii="Calibri" w:hAnsi="Calibri" w:cs="Calibri"/>
          <w:b w:val="0"/>
          <w:bCs w:val="0"/>
          <w:sz w:val="24"/>
          <w:szCs w:val="24"/>
        </w:rPr>
      </w:pPr>
      <w:bookmarkStart w:id="265" w:name="_Toc5824348"/>
      <w:r w:rsidRPr="007020C3">
        <w:rPr>
          <w:rFonts w:ascii="Calibri" w:hAnsi="Calibri" w:cs="Calibri"/>
          <w:b w:val="0"/>
          <w:bCs w:val="0"/>
          <w:sz w:val="24"/>
          <w:szCs w:val="24"/>
        </w:rPr>
        <w:t>Executive Committee Meetings</w:t>
      </w:r>
      <w:bookmarkEnd w:id="265"/>
    </w:p>
    <w:p w14:paraId="249DB0FC" w14:textId="63FE2DC6"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executive committee is to consist of all the Operational Officers mentioned in </w:t>
      </w:r>
      <w:del w:id="266" w:author="a a" w:date="2019-04-10T21:00:00Z">
        <w:r w:rsidRPr="007020C3" w:rsidDel="00A45999">
          <w:rPr>
            <w:rFonts w:ascii="Calibri" w:hAnsi="Calibri" w:cs="Calibri"/>
            <w:sz w:val="22"/>
            <w:szCs w:val="22"/>
          </w:rPr>
          <w:delText xml:space="preserve">subclause </w:delText>
        </w:r>
      </w:del>
      <w:ins w:id="267" w:author="a a" w:date="2019-04-10T21:00:00Z">
        <w:r w:rsidR="00A45999">
          <w:rPr>
            <w:rFonts w:ascii="Calibri" w:hAnsi="Calibri" w:cs="Calibri"/>
            <w:sz w:val="22"/>
            <w:szCs w:val="22"/>
          </w:rPr>
          <w:t>rule</w:t>
        </w:r>
        <w:r w:rsidR="00A45999" w:rsidRPr="007020C3">
          <w:rPr>
            <w:rFonts w:ascii="Calibri" w:hAnsi="Calibri" w:cs="Calibri"/>
            <w:sz w:val="22"/>
            <w:szCs w:val="22"/>
          </w:rPr>
          <w:t xml:space="preserve"> </w:t>
        </w:r>
      </w:ins>
      <w:r w:rsidRPr="007020C3">
        <w:rPr>
          <w:rFonts w:ascii="Calibri" w:hAnsi="Calibri" w:cs="Calibri"/>
          <w:sz w:val="22"/>
          <w:szCs w:val="22"/>
        </w:rPr>
        <w:t xml:space="preserve">4.1.2, </w:t>
      </w:r>
      <w:r w:rsidR="00DB3F75">
        <w:rPr>
          <w:rFonts w:ascii="Calibri" w:hAnsi="Calibri" w:cs="Calibri"/>
          <w:sz w:val="22"/>
          <w:szCs w:val="22"/>
        </w:rPr>
        <w:t>the Fire Control Officer,</w:t>
      </w:r>
      <w:r w:rsidR="00452F9E">
        <w:rPr>
          <w:rFonts w:ascii="Calibri" w:hAnsi="Calibri" w:cs="Calibri"/>
          <w:sz w:val="22"/>
          <w:szCs w:val="22"/>
        </w:rPr>
        <w:t xml:space="preserve"> the Training Officer,</w:t>
      </w:r>
      <w:r w:rsidR="00DB3F75">
        <w:rPr>
          <w:rFonts w:ascii="Calibri" w:hAnsi="Calibri" w:cs="Calibri"/>
          <w:sz w:val="22"/>
          <w:szCs w:val="22"/>
        </w:rPr>
        <w:t xml:space="preserve"> </w:t>
      </w:r>
      <w:r w:rsidRPr="007020C3">
        <w:rPr>
          <w:rFonts w:ascii="Calibri" w:hAnsi="Calibri" w:cs="Calibri"/>
          <w:sz w:val="22"/>
          <w:szCs w:val="22"/>
        </w:rPr>
        <w:t>the Secretary and the President.</w:t>
      </w:r>
    </w:p>
    <w:p w14:paraId="509B807F" w14:textId="26E8F3FF"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Additional members may be invited to attend a </w:t>
      </w:r>
      <w:r w:rsidR="008071F1">
        <w:rPr>
          <w:rFonts w:ascii="Calibri" w:hAnsi="Calibri" w:cs="Calibri"/>
          <w:sz w:val="22"/>
          <w:szCs w:val="22"/>
        </w:rPr>
        <w:t>Brigade</w:t>
      </w:r>
      <w:r w:rsidRPr="007020C3">
        <w:rPr>
          <w:rFonts w:ascii="Calibri" w:hAnsi="Calibri" w:cs="Calibri"/>
          <w:sz w:val="22"/>
          <w:szCs w:val="22"/>
        </w:rPr>
        <w:t xml:space="preserve"> Executive Meeting by the President.  The President however, must first gain approval from each member stated in </w:t>
      </w:r>
      <w:del w:id="268" w:author="a a" w:date="2019-04-10T21:01:00Z">
        <w:r w:rsidRPr="007020C3" w:rsidDel="00E90EA3">
          <w:rPr>
            <w:rFonts w:ascii="Calibri" w:hAnsi="Calibri" w:cs="Calibri"/>
            <w:sz w:val="22"/>
            <w:szCs w:val="22"/>
          </w:rPr>
          <w:delText xml:space="preserve">subclause </w:delText>
        </w:r>
      </w:del>
      <w:ins w:id="269" w:author="a a" w:date="2019-04-10T21:01:00Z">
        <w:r w:rsidR="00E90EA3">
          <w:rPr>
            <w:rFonts w:ascii="Calibri" w:hAnsi="Calibri" w:cs="Calibri"/>
            <w:sz w:val="22"/>
            <w:szCs w:val="22"/>
          </w:rPr>
          <w:t>rule</w:t>
        </w:r>
        <w:r w:rsidR="00E90EA3" w:rsidRPr="007020C3">
          <w:rPr>
            <w:rFonts w:ascii="Calibri" w:hAnsi="Calibri" w:cs="Calibri"/>
            <w:sz w:val="22"/>
            <w:szCs w:val="22"/>
          </w:rPr>
          <w:t xml:space="preserve"> </w:t>
        </w:r>
      </w:ins>
      <w:r w:rsidRPr="007020C3">
        <w:rPr>
          <w:rFonts w:ascii="Calibri" w:hAnsi="Calibri" w:cs="Calibri"/>
          <w:sz w:val="22"/>
          <w:szCs w:val="22"/>
        </w:rPr>
        <w:t>5.4.1 before extending this invitation.</w:t>
      </w:r>
      <w:r w:rsidR="00452F9E">
        <w:rPr>
          <w:rFonts w:ascii="Calibri" w:hAnsi="Calibri" w:cs="Calibri"/>
          <w:sz w:val="22"/>
          <w:szCs w:val="22"/>
        </w:rPr>
        <w:t xml:space="preserve"> Additional members do not have voting rights in these meetings.</w:t>
      </w:r>
    </w:p>
    <w:p w14:paraId="789D76E1" w14:textId="77777777"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Executive Committee is to meet regularly and at an interval outline in the </w:t>
      </w:r>
      <w:r>
        <w:rPr>
          <w:rFonts w:ascii="Calibri" w:hAnsi="Calibri" w:cs="Calibri"/>
          <w:sz w:val="22"/>
          <w:szCs w:val="22"/>
        </w:rPr>
        <w:t>standard administrative procedures</w:t>
      </w:r>
      <w:r w:rsidRPr="007020C3">
        <w:rPr>
          <w:rFonts w:ascii="Calibri" w:hAnsi="Calibri" w:cs="Calibri"/>
          <w:sz w:val="22"/>
          <w:szCs w:val="22"/>
        </w:rPr>
        <w:t>.</w:t>
      </w:r>
    </w:p>
    <w:p w14:paraId="4BE68169" w14:textId="77777777"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The President</w:t>
      </w:r>
      <w:r w:rsidR="00DB3F75">
        <w:rPr>
          <w:rFonts w:ascii="Calibri" w:hAnsi="Calibri" w:cs="Calibri"/>
          <w:sz w:val="22"/>
          <w:szCs w:val="22"/>
        </w:rPr>
        <w:t xml:space="preserve"> </w:t>
      </w:r>
      <w:r w:rsidRPr="007020C3">
        <w:rPr>
          <w:rFonts w:ascii="Calibri" w:hAnsi="Calibri" w:cs="Calibri"/>
          <w:sz w:val="22"/>
          <w:szCs w:val="22"/>
        </w:rPr>
        <w:t xml:space="preserve">must convene a meeting of the Executive Committee, when requested by any member of the Executive Committee. </w:t>
      </w:r>
    </w:p>
    <w:p w14:paraId="64FF73BB" w14:textId="636421B3"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At least 7 </w:t>
      </w:r>
      <w:r w:rsidR="00A22D68" w:rsidRPr="007020C3">
        <w:rPr>
          <w:rFonts w:ascii="Calibri" w:hAnsi="Calibri" w:cs="Calibri"/>
          <w:sz w:val="22"/>
          <w:szCs w:val="22"/>
        </w:rPr>
        <w:t>days</w:t>
      </w:r>
      <w:ins w:id="270" w:author="a a" w:date="2019-04-10T20:57:00Z">
        <w:r w:rsidR="00A45999">
          <w:rPr>
            <w:rFonts w:ascii="Calibri" w:hAnsi="Calibri" w:cs="Calibri"/>
            <w:sz w:val="22"/>
            <w:szCs w:val="22"/>
          </w:rPr>
          <w:t>’</w:t>
        </w:r>
      </w:ins>
      <w:r w:rsidR="00A22D68" w:rsidRPr="007020C3">
        <w:rPr>
          <w:rFonts w:ascii="Calibri" w:hAnsi="Calibri" w:cs="Calibri"/>
          <w:sz w:val="22"/>
          <w:szCs w:val="22"/>
        </w:rPr>
        <w:t xml:space="preserve"> notice</w:t>
      </w:r>
      <w:r w:rsidRPr="007020C3">
        <w:rPr>
          <w:rFonts w:ascii="Calibri" w:hAnsi="Calibri" w:cs="Calibri"/>
          <w:sz w:val="22"/>
          <w:szCs w:val="22"/>
        </w:rPr>
        <w:t xml:space="preserve"> of an Executive Meeting must be given by the President to all members of the Executive Committee. </w:t>
      </w:r>
    </w:p>
    <w:p w14:paraId="3707BDED" w14:textId="77777777" w:rsidR="00623D09" w:rsidRPr="007020C3" w:rsidRDefault="00623D09" w:rsidP="00AC2573">
      <w:pPr>
        <w:pStyle w:val="Heading2"/>
        <w:numPr>
          <w:ilvl w:val="1"/>
          <w:numId w:val="12"/>
        </w:numPr>
        <w:rPr>
          <w:rFonts w:ascii="Calibri" w:hAnsi="Calibri" w:cs="Calibri"/>
          <w:b w:val="0"/>
          <w:bCs w:val="0"/>
          <w:sz w:val="24"/>
          <w:szCs w:val="24"/>
        </w:rPr>
      </w:pPr>
      <w:bookmarkStart w:id="271" w:name="_Toc5824349"/>
      <w:r w:rsidRPr="007020C3">
        <w:rPr>
          <w:rFonts w:ascii="Calibri" w:hAnsi="Calibri" w:cs="Calibri"/>
          <w:b w:val="0"/>
          <w:bCs w:val="0"/>
          <w:sz w:val="24"/>
          <w:szCs w:val="24"/>
        </w:rPr>
        <w:t>Annual General Meeting</w:t>
      </w:r>
      <w:bookmarkEnd w:id="271"/>
    </w:p>
    <w:p w14:paraId="3F0E03A4" w14:textId="41C6E1C0" w:rsidR="00623D09"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will hold its Annual General Meeting during the month of May each year and will be advertised by the </w:t>
      </w:r>
      <w:r w:rsidR="008071F1">
        <w:rPr>
          <w:rFonts w:ascii="Calibri" w:hAnsi="Calibri" w:cs="Calibri"/>
          <w:sz w:val="22"/>
          <w:szCs w:val="22"/>
        </w:rPr>
        <w:t>Brigade</w:t>
      </w:r>
      <w:r w:rsidRPr="007020C3">
        <w:rPr>
          <w:rFonts w:ascii="Calibri" w:hAnsi="Calibri" w:cs="Calibri"/>
          <w:sz w:val="22"/>
          <w:szCs w:val="22"/>
        </w:rPr>
        <w:t xml:space="preserve">.  </w:t>
      </w:r>
    </w:p>
    <w:p w14:paraId="17AE7C8D" w14:textId="7899C0B9" w:rsidR="00B23285" w:rsidRDefault="00B23285" w:rsidP="00B23285">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At least </w:t>
      </w:r>
      <w:r w:rsidR="009013CD">
        <w:rPr>
          <w:rFonts w:ascii="Calibri" w:hAnsi="Calibri" w:cs="Calibri"/>
          <w:sz w:val="22"/>
          <w:szCs w:val="22"/>
        </w:rPr>
        <w:t>twenty-eight</w:t>
      </w:r>
      <w:r w:rsidRPr="007020C3">
        <w:rPr>
          <w:rFonts w:ascii="Calibri" w:hAnsi="Calibri" w:cs="Calibri"/>
          <w:sz w:val="22"/>
          <w:szCs w:val="22"/>
        </w:rPr>
        <w:t xml:space="preserve"> (</w:t>
      </w:r>
      <w:r>
        <w:rPr>
          <w:rFonts w:ascii="Calibri" w:hAnsi="Calibri" w:cs="Calibri"/>
          <w:sz w:val="22"/>
          <w:szCs w:val="22"/>
        </w:rPr>
        <w:t>28</w:t>
      </w:r>
      <w:r w:rsidRPr="007020C3">
        <w:rPr>
          <w:rFonts w:ascii="Calibri" w:hAnsi="Calibri" w:cs="Calibri"/>
          <w:sz w:val="22"/>
          <w:szCs w:val="22"/>
        </w:rPr>
        <w:t>) days</w:t>
      </w:r>
      <w:ins w:id="272" w:author="a a" w:date="2019-04-10T20:57:00Z">
        <w:r w:rsidR="00A45999">
          <w:rPr>
            <w:rFonts w:ascii="Calibri" w:hAnsi="Calibri" w:cs="Calibri"/>
            <w:sz w:val="22"/>
            <w:szCs w:val="22"/>
          </w:rPr>
          <w:t>’</w:t>
        </w:r>
      </w:ins>
      <w:r w:rsidRPr="007020C3">
        <w:rPr>
          <w:rFonts w:ascii="Calibri" w:hAnsi="Calibri" w:cs="Calibri"/>
          <w:sz w:val="22"/>
          <w:szCs w:val="22"/>
        </w:rPr>
        <w:t xml:space="preserve"> notice of </w:t>
      </w:r>
      <w:r>
        <w:rPr>
          <w:rFonts w:ascii="Calibri" w:hAnsi="Calibri" w:cs="Calibri"/>
          <w:sz w:val="22"/>
          <w:szCs w:val="22"/>
        </w:rPr>
        <w:t>the Annual General</w:t>
      </w:r>
      <w:r w:rsidRPr="007020C3">
        <w:rPr>
          <w:rFonts w:ascii="Calibri" w:hAnsi="Calibri" w:cs="Calibri"/>
          <w:sz w:val="22"/>
          <w:szCs w:val="22"/>
        </w:rPr>
        <w:t xml:space="preserve"> </w:t>
      </w:r>
      <w:r>
        <w:rPr>
          <w:rFonts w:ascii="Calibri" w:hAnsi="Calibri" w:cs="Calibri"/>
          <w:sz w:val="22"/>
          <w:szCs w:val="22"/>
        </w:rPr>
        <w:t>M</w:t>
      </w:r>
      <w:r w:rsidRPr="007020C3">
        <w:rPr>
          <w:rFonts w:ascii="Calibri" w:hAnsi="Calibri" w:cs="Calibri"/>
          <w:sz w:val="22"/>
          <w:szCs w:val="22"/>
        </w:rPr>
        <w:t xml:space="preserve">eeting is to be given by the President, to all </w:t>
      </w:r>
      <w:r w:rsidR="008071F1">
        <w:rPr>
          <w:rFonts w:ascii="Calibri" w:hAnsi="Calibri" w:cs="Calibri"/>
          <w:sz w:val="22"/>
          <w:szCs w:val="22"/>
        </w:rPr>
        <w:t>Brigade</w:t>
      </w:r>
      <w:r w:rsidRPr="007020C3">
        <w:rPr>
          <w:rFonts w:ascii="Calibri" w:hAnsi="Calibri" w:cs="Calibri"/>
          <w:sz w:val="22"/>
          <w:szCs w:val="22"/>
        </w:rPr>
        <w:t xml:space="preserve"> members and to the Chief Bush Fire Control Officer. </w:t>
      </w:r>
    </w:p>
    <w:p w14:paraId="1BECFC20" w14:textId="77777777" w:rsidR="00B23285" w:rsidRPr="000350B8" w:rsidRDefault="00B23285" w:rsidP="0053147C">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The President is to specify the business which is to be conducted at the</w:t>
      </w:r>
      <w:r>
        <w:rPr>
          <w:rFonts w:ascii="Calibri" w:hAnsi="Calibri" w:cs="Calibri"/>
          <w:sz w:val="22"/>
          <w:szCs w:val="22"/>
        </w:rPr>
        <w:t xml:space="preserve"> Annual General Me</w:t>
      </w:r>
      <w:r w:rsidRPr="007020C3">
        <w:rPr>
          <w:rFonts w:ascii="Calibri" w:hAnsi="Calibri" w:cs="Calibri"/>
          <w:sz w:val="22"/>
          <w:szCs w:val="22"/>
        </w:rPr>
        <w:t xml:space="preserve">eting. </w:t>
      </w:r>
    </w:p>
    <w:p w14:paraId="6D91155D" w14:textId="4B88D0DE"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Elections for officer positions will be held at this meeting.  Vacant positions to be voted on at the Annual General Meeting must be advertised and nominations called for at least </w:t>
      </w:r>
      <w:r w:rsidR="009013CD">
        <w:rPr>
          <w:rFonts w:ascii="Calibri" w:hAnsi="Calibri" w:cs="Calibri"/>
          <w:sz w:val="22"/>
          <w:szCs w:val="22"/>
        </w:rPr>
        <w:t>twenty-eight</w:t>
      </w:r>
      <w:r w:rsidR="00B23285">
        <w:rPr>
          <w:rFonts w:ascii="Calibri" w:hAnsi="Calibri" w:cs="Calibri"/>
          <w:sz w:val="22"/>
          <w:szCs w:val="22"/>
        </w:rPr>
        <w:t xml:space="preserve"> </w:t>
      </w:r>
      <w:r w:rsidRPr="007020C3">
        <w:rPr>
          <w:rFonts w:ascii="Calibri" w:hAnsi="Calibri" w:cs="Calibri"/>
          <w:sz w:val="22"/>
          <w:szCs w:val="22"/>
        </w:rPr>
        <w:t>(</w:t>
      </w:r>
      <w:r w:rsidR="00B23285">
        <w:rPr>
          <w:rFonts w:ascii="Calibri" w:hAnsi="Calibri" w:cs="Calibri"/>
          <w:sz w:val="22"/>
          <w:szCs w:val="22"/>
        </w:rPr>
        <w:t>28</w:t>
      </w:r>
      <w:r w:rsidRPr="007020C3">
        <w:rPr>
          <w:rFonts w:ascii="Calibri" w:hAnsi="Calibri" w:cs="Calibri"/>
          <w:sz w:val="22"/>
          <w:szCs w:val="22"/>
        </w:rPr>
        <w:t xml:space="preserve">) </w:t>
      </w:r>
      <w:r w:rsidR="00B23285">
        <w:rPr>
          <w:rFonts w:ascii="Calibri" w:hAnsi="Calibri" w:cs="Calibri"/>
          <w:sz w:val="22"/>
          <w:szCs w:val="22"/>
        </w:rPr>
        <w:t>days</w:t>
      </w:r>
      <w:ins w:id="273" w:author="a a" w:date="2019-04-10T20:58:00Z">
        <w:r w:rsidR="00A45999">
          <w:rPr>
            <w:rFonts w:ascii="Calibri" w:hAnsi="Calibri" w:cs="Calibri"/>
            <w:sz w:val="22"/>
            <w:szCs w:val="22"/>
          </w:rPr>
          <w:t>’</w:t>
        </w:r>
      </w:ins>
      <w:r w:rsidR="00B23285" w:rsidRPr="007020C3">
        <w:rPr>
          <w:rFonts w:ascii="Calibri" w:hAnsi="Calibri" w:cs="Calibri"/>
          <w:sz w:val="22"/>
          <w:szCs w:val="22"/>
        </w:rPr>
        <w:t xml:space="preserve"> </w:t>
      </w:r>
      <w:r w:rsidRPr="007020C3">
        <w:rPr>
          <w:rFonts w:ascii="Calibri" w:hAnsi="Calibri" w:cs="Calibri"/>
          <w:sz w:val="22"/>
          <w:szCs w:val="22"/>
        </w:rPr>
        <w:t xml:space="preserve">prior at the monthly General Meeting. </w:t>
      </w:r>
    </w:p>
    <w:p w14:paraId="71ED8466" w14:textId="3DF11A9C"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b/>
        <w:t xml:space="preserve">The Secretary is to forward a copy of the minutes of the Annual General Meeting of the </w:t>
      </w:r>
      <w:r w:rsidR="008071F1">
        <w:rPr>
          <w:rFonts w:ascii="Calibri" w:hAnsi="Calibri" w:cs="Calibri"/>
          <w:sz w:val="22"/>
          <w:szCs w:val="22"/>
        </w:rPr>
        <w:t>Brigade</w:t>
      </w:r>
      <w:r w:rsidRPr="007020C3">
        <w:rPr>
          <w:rFonts w:ascii="Calibri" w:hAnsi="Calibri" w:cs="Calibri"/>
          <w:sz w:val="22"/>
          <w:szCs w:val="22"/>
        </w:rPr>
        <w:t xml:space="preserve"> to the Chief Bush Fire Control Officer within one month after the Annual General Meeting.</w:t>
      </w:r>
    </w:p>
    <w:p w14:paraId="3FFD2162" w14:textId="5EE3C097" w:rsidR="00623D09" w:rsidRPr="007020C3" w:rsidRDefault="00623D09" w:rsidP="00AC257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The Chief Bush Fire Control Officer is to table the minutes of the</w:t>
      </w:r>
      <w:r w:rsidR="006353CD">
        <w:rPr>
          <w:rFonts w:ascii="Calibri" w:hAnsi="Calibri" w:cs="Calibri"/>
          <w:sz w:val="22"/>
          <w:szCs w:val="22"/>
        </w:rPr>
        <w:t xml:space="preserve"> </w:t>
      </w:r>
      <w:r w:rsidR="008071F1">
        <w:rPr>
          <w:rFonts w:ascii="Calibri" w:hAnsi="Calibri" w:cs="Calibri"/>
          <w:sz w:val="22"/>
          <w:szCs w:val="22"/>
        </w:rPr>
        <w:t>Brigade</w:t>
      </w:r>
      <w:r w:rsidRPr="007020C3">
        <w:rPr>
          <w:rFonts w:ascii="Calibri" w:hAnsi="Calibri" w:cs="Calibri"/>
          <w:sz w:val="22"/>
          <w:szCs w:val="22"/>
        </w:rPr>
        <w:t xml:space="preserve">’s Annual General Meeting at the next meeting of the </w:t>
      </w:r>
      <w:r w:rsidR="00452F9E">
        <w:rPr>
          <w:rFonts w:ascii="Calibri" w:hAnsi="Calibri" w:cs="Calibri"/>
          <w:sz w:val="22"/>
          <w:szCs w:val="22"/>
        </w:rPr>
        <w:t>Local Government.</w:t>
      </w:r>
      <w:r w:rsidRPr="007020C3">
        <w:rPr>
          <w:rFonts w:ascii="Calibri" w:hAnsi="Calibri" w:cs="Calibri"/>
          <w:sz w:val="22"/>
          <w:szCs w:val="22"/>
        </w:rPr>
        <w:t xml:space="preserve"> </w:t>
      </w:r>
    </w:p>
    <w:p w14:paraId="0D754D8C" w14:textId="77777777" w:rsidR="00623D09" w:rsidRPr="007020C3" w:rsidRDefault="00623D09" w:rsidP="00AC2573">
      <w:pPr>
        <w:pStyle w:val="Heading2"/>
        <w:numPr>
          <w:ilvl w:val="1"/>
          <w:numId w:val="12"/>
        </w:numPr>
        <w:rPr>
          <w:rFonts w:ascii="Calibri" w:hAnsi="Calibri" w:cs="Calibri"/>
          <w:b w:val="0"/>
          <w:bCs w:val="0"/>
          <w:sz w:val="24"/>
          <w:szCs w:val="24"/>
        </w:rPr>
      </w:pPr>
      <w:bookmarkStart w:id="274" w:name="_Toc4159664"/>
      <w:bookmarkStart w:id="275" w:name="_Toc4160432"/>
      <w:bookmarkStart w:id="276" w:name="_Toc5824350"/>
      <w:bookmarkEnd w:id="274"/>
      <w:bookmarkEnd w:id="275"/>
      <w:r w:rsidRPr="007020C3">
        <w:rPr>
          <w:rFonts w:ascii="Calibri" w:hAnsi="Calibri" w:cs="Calibri"/>
          <w:b w:val="0"/>
          <w:bCs w:val="0"/>
          <w:sz w:val="24"/>
          <w:szCs w:val="24"/>
        </w:rPr>
        <w:t>Quorum</w:t>
      </w:r>
      <w:bookmarkEnd w:id="276"/>
    </w:p>
    <w:p w14:paraId="16CE40E1" w14:textId="2C651D36" w:rsidR="00BB7C20" w:rsidRPr="000350B8" w:rsidRDefault="00623D09" w:rsidP="000350B8">
      <w:pPr>
        <w:pStyle w:val="ListParagraph"/>
        <w:numPr>
          <w:ilvl w:val="2"/>
          <w:numId w:val="12"/>
        </w:numPr>
        <w:spacing w:before="240" w:after="240"/>
        <w:ind w:left="1418" w:hanging="992"/>
        <w:rPr>
          <w:rFonts w:ascii="Calibri" w:hAnsi="Calibri" w:cs="Calibri"/>
          <w:sz w:val="22"/>
          <w:szCs w:val="22"/>
        </w:rPr>
      </w:pPr>
      <w:bookmarkStart w:id="277" w:name="_Hlk4158287"/>
      <w:r w:rsidRPr="007020C3">
        <w:rPr>
          <w:rFonts w:ascii="Calibri" w:hAnsi="Calibri" w:cs="Calibri"/>
          <w:sz w:val="22"/>
          <w:szCs w:val="22"/>
        </w:rPr>
        <w:t xml:space="preserve">The quorum for a general, special, or annual </w:t>
      </w:r>
      <w:r w:rsidR="007B236C">
        <w:rPr>
          <w:rFonts w:ascii="Calibri" w:hAnsi="Calibri" w:cs="Calibri"/>
          <w:sz w:val="22"/>
          <w:szCs w:val="22"/>
        </w:rPr>
        <w:t xml:space="preserve">general </w:t>
      </w:r>
      <w:r w:rsidRPr="007020C3">
        <w:rPr>
          <w:rFonts w:ascii="Calibri" w:hAnsi="Calibri" w:cs="Calibri"/>
          <w:sz w:val="22"/>
          <w:szCs w:val="22"/>
        </w:rPr>
        <w:t xml:space="preserve">meeting of the </w:t>
      </w:r>
      <w:r w:rsidR="008071F1">
        <w:rPr>
          <w:rFonts w:ascii="Calibri" w:hAnsi="Calibri" w:cs="Calibri"/>
          <w:sz w:val="22"/>
          <w:szCs w:val="22"/>
        </w:rPr>
        <w:t>Brigade</w:t>
      </w:r>
      <w:r w:rsidRPr="007020C3">
        <w:rPr>
          <w:rFonts w:ascii="Calibri" w:hAnsi="Calibri" w:cs="Calibri"/>
          <w:sz w:val="22"/>
          <w:szCs w:val="22"/>
        </w:rPr>
        <w:t xml:space="preserve"> </w:t>
      </w:r>
      <w:r w:rsidRPr="007B236C">
        <w:rPr>
          <w:rFonts w:ascii="Calibri" w:hAnsi="Calibri" w:cs="Calibri"/>
          <w:sz w:val="22"/>
          <w:szCs w:val="22"/>
        </w:rPr>
        <w:t>is 20% of</w:t>
      </w:r>
      <w:r w:rsidRPr="007020C3">
        <w:rPr>
          <w:rFonts w:ascii="Calibri" w:hAnsi="Calibri" w:cs="Calibri"/>
          <w:sz w:val="22"/>
          <w:szCs w:val="22"/>
        </w:rPr>
        <w:t xml:space="preserve"> financial members </w:t>
      </w:r>
      <w:del w:id="278" w:author="a a" w:date="2019-04-10T21:01:00Z">
        <w:r w:rsidRPr="007020C3" w:rsidDel="00E90EA3">
          <w:rPr>
            <w:rFonts w:ascii="Calibri" w:hAnsi="Calibri" w:cs="Calibri"/>
            <w:sz w:val="22"/>
            <w:szCs w:val="22"/>
          </w:rPr>
          <w:delText xml:space="preserve"> </w:delText>
        </w:r>
      </w:del>
      <w:r w:rsidRPr="007020C3">
        <w:rPr>
          <w:rFonts w:ascii="Calibri" w:hAnsi="Calibri" w:cs="Calibri"/>
          <w:sz w:val="22"/>
          <w:szCs w:val="22"/>
        </w:rPr>
        <w:t>at the time of the meeting.</w:t>
      </w:r>
      <w:bookmarkEnd w:id="277"/>
      <w:r w:rsidRPr="007020C3">
        <w:rPr>
          <w:rFonts w:ascii="Calibri" w:hAnsi="Calibri" w:cs="Calibri"/>
          <w:sz w:val="22"/>
          <w:szCs w:val="22"/>
        </w:rPr>
        <w:t xml:space="preserve">  For executive</w:t>
      </w:r>
      <w:r w:rsidR="007B236C">
        <w:rPr>
          <w:rFonts w:ascii="Calibri" w:hAnsi="Calibri" w:cs="Calibri"/>
          <w:sz w:val="22"/>
          <w:szCs w:val="22"/>
        </w:rPr>
        <w:t xml:space="preserve"> committee</w:t>
      </w:r>
      <w:r w:rsidRPr="007020C3">
        <w:rPr>
          <w:rFonts w:ascii="Calibri" w:hAnsi="Calibri" w:cs="Calibri"/>
          <w:sz w:val="22"/>
          <w:szCs w:val="22"/>
        </w:rPr>
        <w:t xml:space="preserve"> meetings, 50% of the officers mentioned in </w:t>
      </w:r>
      <w:ins w:id="279" w:author="a a" w:date="2019-04-10T21:16:00Z">
        <w:r w:rsidR="00B31EAE">
          <w:rPr>
            <w:rFonts w:ascii="Calibri" w:hAnsi="Calibri" w:cs="Calibri"/>
            <w:sz w:val="22"/>
            <w:szCs w:val="22"/>
          </w:rPr>
          <w:t>rule</w:t>
        </w:r>
      </w:ins>
      <w:del w:id="280" w:author="a a" w:date="2019-04-10T21:16:00Z">
        <w:r w:rsidRPr="007020C3" w:rsidDel="00B31EAE">
          <w:rPr>
            <w:rFonts w:ascii="Calibri" w:hAnsi="Calibri" w:cs="Calibri"/>
            <w:sz w:val="22"/>
            <w:szCs w:val="22"/>
          </w:rPr>
          <w:delText>section</w:delText>
        </w:r>
      </w:del>
      <w:r w:rsidRPr="007020C3">
        <w:rPr>
          <w:rFonts w:ascii="Calibri" w:hAnsi="Calibri" w:cs="Calibri"/>
          <w:sz w:val="22"/>
          <w:szCs w:val="22"/>
        </w:rPr>
        <w:t xml:space="preserve"> 5.4.1 must be present.</w:t>
      </w:r>
    </w:p>
    <w:p w14:paraId="019BB329" w14:textId="77777777" w:rsidR="00BB7C20" w:rsidRPr="00E90EA3" w:rsidRDefault="00BB7C20" w:rsidP="00BB7C20">
      <w:pPr>
        <w:pStyle w:val="ListParagraph"/>
        <w:numPr>
          <w:ilvl w:val="2"/>
          <w:numId w:val="12"/>
        </w:numPr>
        <w:spacing w:before="240" w:after="240"/>
        <w:ind w:left="1418" w:hanging="992"/>
        <w:rPr>
          <w:rFonts w:ascii="Calibri" w:hAnsi="Calibri" w:cs="Calibri"/>
          <w:sz w:val="22"/>
          <w:szCs w:val="22"/>
        </w:rPr>
      </w:pPr>
      <w:r w:rsidRPr="00E90EA3">
        <w:rPr>
          <w:rFonts w:ascii="Calibri" w:hAnsi="Calibri" w:cs="Calibri"/>
          <w:sz w:val="22"/>
          <w:szCs w:val="22"/>
        </w:rPr>
        <w:t xml:space="preserve">If within 30 minutes after the time specified for the holding of a general meeting in a notice given under rule </w:t>
      </w:r>
      <w:del w:id="281" w:author="a a" w:date="2019-04-10T21:02:00Z">
        <w:r w:rsidR="006300A9" w:rsidRPr="00E90EA3" w:rsidDel="00E90EA3">
          <w:rPr>
            <w:rFonts w:ascii="Calibri" w:hAnsi="Calibri" w:cs="Calibri"/>
            <w:sz w:val="22"/>
            <w:szCs w:val="22"/>
          </w:rPr>
          <w:delText>(</w:delText>
        </w:r>
      </w:del>
      <w:r w:rsidR="006300A9" w:rsidRPr="00E90EA3">
        <w:rPr>
          <w:rFonts w:ascii="Calibri" w:hAnsi="Calibri" w:cs="Calibri"/>
          <w:sz w:val="22"/>
          <w:szCs w:val="22"/>
        </w:rPr>
        <w:t>5.3.3</w:t>
      </w:r>
      <w:del w:id="282" w:author="a a" w:date="2019-04-10T21:02:00Z">
        <w:r w:rsidR="006300A9" w:rsidRPr="00E90EA3" w:rsidDel="00E90EA3">
          <w:rPr>
            <w:rFonts w:ascii="Calibri" w:hAnsi="Calibri" w:cs="Calibri"/>
            <w:sz w:val="22"/>
            <w:szCs w:val="22"/>
          </w:rPr>
          <w:delText>)</w:delText>
        </w:r>
      </w:del>
      <w:r w:rsidR="006300A9" w:rsidRPr="00E90EA3">
        <w:rPr>
          <w:rFonts w:ascii="Calibri" w:hAnsi="Calibri" w:cs="Calibri"/>
          <w:sz w:val="22"/>
          <w:szCs w:val="22"/>
        </w:rPr>
        <w:t xml:space="preserve"> or </w:t>
      </w:r>
      <w:del w:id="283" w:author="a a" w:date="2019-04-10T21:02:00Z">
        <w:r w:rsidR="006300A9" w:rsidRPr="00E90EA3" w:rsidDel="00E90EA3">
          <w:rPr>
            <w:rFonts w:ascii="Calibri" w:hAnsi="Calibri" w:cs="Calibri"/>
            <w:sz w:val="22"/>
            <w:szCs w:val="22"/>
          </w:rPr>
          <w:delText>(</w:delText>
        </w:r>
      </w:del>
      <w:r w:rsidR="006300A9" w:rsidRPr="00E90EA3">
        <w:rPr>
          <w:rFonts w:ascii="Calibri" w:hAnsi="Calibri" w:cs="Calibri"/>
          <w:sz w:val="22"/>
          <w:szCs w:val="22"/>
        </w:rPr>
        <w:t>5.5.2</w:t>
      </w:r>
      <w:del w:id="284" w:author="a a" w:date="2019-04-10T21:02:00Z">
        <w:r w:rsidR="006300A9" w:rsidRPr="00E90EA3" w:rsidDel="00E90EA3">
          <w:rPr>
            <w:rFonts w:ascii="Calibri" w:hAnsi="Calibri" w:cs="Calibri"/>
            <w:sz w:val="22"/>
            <w:szCs w:val="22"/>
          </w:rPr>
          <w:delText>)</w:delText>
        </w:r>
      </w:del>
      <w:r w:rsidRPr="00E90EA3">
        <w:rPr>
          <w:rFonts w:ascii="Calibri" w:hAnsi="Calibri" w:cs="Calibri"/>
          <w:sz w:val="22"/>
          <w:szCs w:val="22"/>
        </w:rPr>
        <w:t xml:space="preserve"> a quorum is not present, the general meeting stands adjourned to the same time on the same day in the following week and to the same venue.</w:t>
      </w:r>
    </w:p>
    <w:p w14:paraId="4D34E0F1" w14:textId="5F0FC2CF" w:rsidR="007A02B2" w:rsidRPr="00E90EA3" w:rsidRDefault="00BB7C20" w:rsidP="000350B8">
      <w:pPr>
        <w:pStyle w:val="ListParagraph"/>
        <w:numPr>
          <w:ilvl w:val="0"/>
          <w:numId w:val="31"/>
        </w:numPr>
        <w:rPr>
          <w:rFonts w:ascii="Calibri" w:hAnsi="Calibri" w:cs="Calibri"/>
          <w:sz w:val="22"/>
          <w:szCs w:val="22"/>
        </w:rPr>
      </w:pPr>
      <w:r w:rsidRPr="00E90EA3">
        <w:rPr>
          <w:rFonts w:ascii="Calibri" w:hAnsi="Calibri" w:cs="Calibri"/>
          <w:sz w:val="22"/>
          <w:szCs w:val="22"/>
        </w:rPr>
        <w:t xml:space="preserve">If within 30 minutes of the time appointed by </w:t>
      </w:r>
      <w:ins w:id="285" w:author="a a" w:date="2019-04-10T21:02:00Z">
        <w:r w:rsidR="00E90EA3" w:rsidRPr="00E90EA3">
          <w:rPr>
            <w:rFonts w:ascii="Calibri" w:hAnsi="Calibri" w:cs="Calibri"/>
            <w:sz w:val="22"/>
            <w:szCs w:val="22"/>
          </w:rPr>
          <w:t>rule 5.</w:t>
        </w:r>
      </w:ins>
      <w:del w:id="286" w:author="a a" w:date="2019-04-10T21:02:00Z">
        <w:r w:rsidRPr="00E90EA3" w:rsidDel="00E90EA3">
          <w:rPr>
            <w:rFonts w:ascii="Calibri" w:hAnsi="Calibri" w:cs="Calibri"/>
            <w:sz w:val="22"/>
            <w:szCs w:val="22"/>
          </w:rPr>
          <w:delText>sub-rule (</w:delText>
        </w:r>
      </w:del>
      <w:r w:rsidRPr="00E90EA3">
        <w:rPr>
          <w:rFonts w:ascii="Calibri" w:hAnsi="Calibri" w:cs="Calibri"/>
          <w:sz w:val="22"/>
          <w:szCs w:val="22"/>
        </w:rPr>
        <w:t>6.2</w:t>
      </w:r>
      <w:del w:id="287" w:author="a a" w:date="2019-04-10T21:02:00Z">
        <w:r w:rsidRPr="00E90EA3" w:rsidDel="00E90EA3">
          <w:rPr>
            <w:rFonts w:ascii="Calibri" w:hAnsi="Calibri" w:cs="Calibri"/>
            <w:sz w:val="22"/>
            <w:szCs w:val="22"/>
          </w:rPr>
          <w:delText>)</w:delText>
        </w:r>
      </w:del>
      <w:r w:rsidRPr="00E90EA3">
        <w:rPr>
          <w:rFonts w:ascii="Calibri" w:hAnsi="Calibri" w:cs="Calibri"/>
          <w:sz w:val="22"/>
          <w:szCs w:val="22"/>
        </w:rPr>
        <w:t xml:space="preserve"> for the resumption of an adjourned general meeting a quorum is not present, the members who are </w:t>
      </w:r>
      <w:r w:rsidRPr="00E90EA3">
        <w:rPr>
          <w:rFonts w:ascii="Calibri" w:hAnsi="Calibri" w:cs="Calibri"/>
          <w:sz w:val="22"/>
          <w:szCs w:val="22"/>
        </w:rPr>
        <w:lastRenderedPageBreak/>
        <w:t>present in person may proceed with the business of that general meeting as if a quorum were present.</w:t>
      </w:r>
    </w:p>
    <w:p w14:paraId="00A66E79" w14:textId="77777777" w:rsidR="007A02B2" w:rsidRPr="000B16AF" w:rsidRDefault="007A02B2" w:rsidP="0053147C">
      <w:pPr>
        <w:pStyle w:val="Heading2"/>
        <w:numPr>
          <w:ilvl w:val="1"/>
          <w:numId w:val="12"/>
        </w:numPr>
        <w:rPr>
          <w:rFonts w:ascii="Calibri" w:hAnsi="Calibri" w:cs="Calibri"/>
          <w:b w:val="0"/>
          <w:bCs w:val="0"/>
          <w:sz w:val="24"/>
          <w:szCs w:val="24"/>
        </w:rPr>
      </w:pPr>
      <w:bookmarkStart w:id="288" w:name="_Toc5824351"/>
      <w:r w:rsidRPr="000B16AF">
        <w:rPr>
          <w:rFonts w:ascii="Calibri" w:hAnsi="Calibri" w:cs="Calibri"/>
          <w:b w:val="0"/>
          <w:bCs w:val="0"/>
          <w:sz w:val="24"/>
          <w:szCs w:val="24"/>
        </w:rPr>
        <w:t>Notices</w:t>
      </w:r>
      <w:bookmarkEnd w:id="288"/>
    </w:p>
    <w:p w14:paraId="0BE8CCA3" w14:textId="5099FE2E" w:rsidR="007A02B2" w:rsidRPr="007A02B2" w:rsidRDefault="007A02B2" w:rsidP="000350B8">
      <w:pPr>
        <w:pStyle w:val="ListParagraph"/>
        <w:numPr>
          <w:ilvl w:val="2"/>
          <w:numId w:val="12"/>
        </w:numPr>
        <w:spacing w:before="240" w:after="240"/>
        <w:ind w:left="1418" w:hanging="992"/>
        <w:rPr>
          <w:rFonts w:ascii="Calibri" w:hAnsi="Calibri" w:cs="Calibri"/>
          <w:sz w:val="22"/>
          <w:szCs w:val="22"/>
        </w:rPr>
      </w:pPr>
      <w:r w:rsidRPr="007A02B2">
        <w:rPr>
          <w:rFonts w:ascii="Calibri" w:hAnsi="Calibri" w:cs="Calibri"/>
          <w:sz w:val="22"/>
          <w:szCs w:val="22"/>
        </w:rPr>
        <w:t>The Secretary must give a notice under</w:t>
      </w:r>
      <w:ins w:id="289" w:author="a a" w:date="2019-04-10T21:04:00Z">
        <w:r w:rsidR="00E90EA3">
          <w:rPr>
            <w:rFonts w:ascii="Calibri" w:hAnsi="Calibri" w:cs="Calibri"/>
            <w:sz w:val="22"/>
            <w:szCs w:val="22"/>
          </w:rPr>
          <w:t xml:space="preserve"> </w:t>
        </w:r>
      </w:ins>
      <w:del w:id="290" w:author="a a" w:date="2019-04-10T21:02:00Z">
        <w:r w:rsidRPr="007A02B2" w:rsidDel="00E90EA3">
          <w:rPr>
            <w:rFonts w:ascii="Calibri" w:hAnsi="Calibri" w:cs="Calibri"/>
            <w:sz w:val="22"/>
            <w:szCs w:val="22"/>
          </w:rPr>
          <w:delText xml:space="preserve"> sub-</w:delText>
        </w:r>
      </w:del>
      <w:r w:rsidRPr="007A02B2">
        <w:rPr>
          <w:rFonts w:ascii="Calibri" w:hAnsi="Calibri" w:cs="Calibri"/>
          <w:sz w:val="22"/>
          <w:szCs w:val="22"/>
        </w:rPr>
        <w:t>rule (5</w:t>
      </w:r>
      <w:r>
        <w:rPr>
          <w:rFonts w:ascii="Calibri" w:hAnsi="Calibri" w:cs="Calibri"/>
          <w:sz w:val="22"/>
          <w:szCs w:val="22"/>
        </w:rPr>
        <w:t>.3.3</w:t>
      </w:r>
      <w:r w:rsidRPr="007A02B2">
        <w:rPr>
          <w:rFonts w:ascii="Calibri" w:hAnsi="Calibri" w:cs="Calibri"/>
          <w:sz w:val="22"/>
          <w:szCs w:val="22"/>
        </w:rPr>
        <w:t>), (</w:t>
      </w:r>
      <w:r>
        <w:rPr>
          <w:rFonts w:ascii="Calibri" w:hAnsi="Calibri" w:cs="Calibri"/>
          <w:sz w:val="22"/>
          <w:szCs w:val="22"/>
        </w:rPr>
        <w:t>5.4.5</w:t>
      </w:r>
      <w:r w:rsidRPr="007A02B2">
        <w:rPr>
          <w:rFonts w:ascii="Calibri" w:hAnsi="Calibri" w:cs="Calibri"/>
          <w:sz w:val="22"/>
          <w:szCs w:val="22"/>
        </w:rPr>
        <w:t>) or (</w:t>
      </w:r>
      <w:r>
        <w:rPr>
          <w:rFonts w:ascii="Calibri" w:hAnsi="Calibri" w:cs="Calibri"/>
          <w:sz w:val="22"/>
          <w:szCs w:val="22"/>
        </w:rPr>
        <w:t>5.5.2</w:t>
      </w:r>
      <w:r w:rsidRPr="007A02B2">
        <w:rPr>
          <w:rFonts w:ascii="Calibri" w:hAnsi="Calibri" w:cs="Calibri"/>
          <w:sz w:val="22"/>
          <w:szCs w:val="22"/>
        </w:rPr>
        <w:t>) by;</w:t>
      </w:r>
    </w:p>
    <w:p w14:paraId="7CFF30ED" w14:textId="77777777" w:rsidR="007A02B2" w:rsidRPr="007A02B2" w:rsidRDefault="007A02B2" w:rsidP="000350B8">
      <w:pPr>
        <w:pStyle w:val="ListParagraph"/>
        <w:numPr>
          <w:ilvl w:val="0"/>
          <w:numId w:val="20"/>
        </w:numPr>
        <w:rPr>
          <w:rFonts w:ascii="Calibri" w:hAnsi="Calibri" w:cs="Calibri"/>
          <w:sz w:val="22"/>
          <w:szCs w:val="22"/>
        </w:rPr>
      </w:pPr>
      <w:r w:rsidRPr="007A02B2">
        <w:rPr>
          <w:rFonts w:ascii="Calibri" w:hAnsi="Calibri" w:cs="Calibri"/>
          <w:sz w:val="22"/>
          <w:szCs w:val="22"/>
        </w:rPr>
        <w:t>serving it on a member personally; or</w:t>
      </w:r>
    </w:p>
    <w:p w14:paraId="6504E3C7" w14:textId="77777777" w:rsidR="007A02B2" w:rsidRPr="007A02B2" w:rsidRDefault="007A02B2" w:rsidP="000350B8">
      <w:pPr>
        <w:pStyle w:val="ListParagraph"/>
        <w:numPr>
          <w:ilvl w:val="0"/>
          <w:numId w:val="20"/>
        </w:numPr>
        <w:rPr>
          <w:rFonts w:ascii="Calibri" w:hAnsi="Calibri" w:cs="Calibri"/>
          <w:sz w:val="22"/>
          <w:szCs w:val="22"/>
        </w:rPr>
      </w:pPr>
      <w:r w:rsidRPr="007A02B2">
        <w:rPr>
          <w:rFonts w:ascii="Calibri" w:hAnsi="Calibri" w:cs="Calibri"/>
          <w:sz w:val="22"/>
          <w:szCs w:val="22"/>
        </w:rPr>
        <w:t xml:space="preserve">sending it by email to a member at the email address of the member appearing in the register of members kept and maintained under rule </w:t>
      </w:r>
      <w:r>
        <w:rPr>
          <w:rFonts w:ascii="Calibri" w:hAnsi="Calibri" w:cs="Calibri"/>
          <w:sz w:val="22"/>
          <w:szCs w:val="22"/>
        </w:rPr>
        <w:t>3.11</w:t>
      </w:r>
      <w:r w:rsidRPr="007A02B2">
        <w:rPr>
          <w:rFonts w:ascii="Calibri" w:hAnsi="Calibri" w:cs="Calibri"/>
          <w:sz w:val="22"/>
          <w:szCs w:val="22"/>
        </w:rPr>
        <w:t>; or</w:t>
      </w:r>
    </w:p>
    <w:p w14:paraId="07A32C47" w14:textId="77777777" w:rsidR="007A02B2" w:rsidRPr="007020C3" w:rsidRDefault="007A02B2" w:rsidP="000350B8">
      <w:pPr>
        <w:pStyle w:val="ListParagraph"/>
        <w:numPr>
          <w:ilvl w:val="0"/>
          <w:numId w:val="20"/>
        </w:numPr>
        <w:rPr>
          <w:rFonts w:ascii="Calibri" w:hAnsi="Calibri" w:cs="Calibri"/>
          <w:sz w:val="22"/>
          <w:szCs w:val="22"/>
        </w:rPr>
      </w:pPr>
      <w:r w:rsidRPr="007A02B2">
        <w:rPr>
          <w:rFonts w:ascii="Calibri" w:hAnsi="Calibri" w:cs="Calibri"/>
          <w:sz w:val="22"/>
          <w:szCs w:val="22"/>
        </w:rPr>
        <w:t xml:space="preserve">sending it by post to a member at the address of the member appearing in the register of members kept and maintained under rule </w:t>
      </w:r>
      <w:r>
        <w:rPr>
          <w:rFonts w:ascii="Calibri" w:hAnsi="Calibri" w:cs="Calibri"/>
          <w:sz w:val="22"/>
          <w:szCs w:val="22"/>
        </w:rPr>
        <w:t>3.11.</w:t>
      </w:r>
    </w:p>
    <w:p w14:paraId="19E65140" w14:textId="2EC80E8B" w:rsidR="007A02B2" w:rsidRDefault="007A02B2">
      <w:pPr>
        <w:rPr>
          <w:rFonts w:ascii="Calibri" w:hAnsi="Calibri" w:cs="Calibri"/>
          <w:b/>
          <w:bCs/>
          <w:sz w:val="28"/>
          <w:szCs w:val="28"/>
        </w:rPr>
      </w:pPr>
      <w:r>
        <w:rPr>
          <w:rFonts w:ascii="Calibri" w:hAnsi="Calibri" w:cs="Calibri"/>
          <w:b/>
          <w:bCs/>
          <w:sz w:val="28"/>
          <w:szCs w:val="28"/>
        </w:rPr>
        <w:br w:type="page"/>
      </w:r>
    </w:p>
    <w:p w14:paraId="4BE2C0AA" w14:textId="77777777" w:rsidR="00002B0A" w:rsidRDefault="00002B0A">
      <w:pPr>
        <w:rPr>
          <w:ins w:id="291" w:author="a a" w:date="2019-04-10T21:28:00Z"/>
          <w:rFonts w:ascii="Calibri" w:hAnsi="Calibri" w:cs="Calibri"/>
          <w:b/>
          <w:bCs/>
          <w:sz w:val="28"/>
          <w:szCs w:val="28"/>
        </w:rPr>
      </w:pPr>
    </w:p>
    <w:p w14:paraId="33C7B33B" w14:textId="77777777" w:rsidR="00623D09" w:rsidRPr="007020C3" w:rsidRDefault="00623D09">
      <w:pPr>
        <w:rPr>
          <w:rFonts w:ascii="Calibri" w:hAnsi="Calibri" w:cs="Calibri"/>
          <w:b/>
          <w:bCs/>
          <w:sz w:val="28"/>
          <w:szCs w:val="28"/>
        </w:rPr>
      </w:pPr>
    </w:p>
    <w:p w14:paraId="0F33B401" w14:textId="4FC871A9" w:rsidR="00623D09" w:rsidRPr="007020C3" w:rsidRDefault="008071F1" w:rsidP="00DC36A3">
      <w:pPr>
        <w:pStyle w:val="Heading1"/>
        <w:numPr>
          <w:ilvl w:val="0"/>
          <w:numId w:val="12"/>
        </w:numPr>
        <w:rPr>
          <w:rFonts w:ascii="Calibri" w:hAnsi="Calibri" w:cs="Calibri"/>
          <w:b w:val="0"/>
          <w:bCs w:val="0"/>
          <w:sz w:val="28"/>
          <w:szCs w:val="28"/>
        </w:rPr>
      </w:pPr>
      <w:bookmarkStart w:id="292" w:name="_Toc5824352"/>
      <w:r>
        <w:rPr>
          <w:rFonts w:ascii="Calibri" w:hAnsi="Calibri" w:cs="Calibri"/>
          <w:b w:val="0"/>
          <w:bCs w:val="0"/>
          <w:sz w:val="28"/>
          <w:szCs w:val="28"/>
        </w:rPr>
        <w:t>BRIGADE</w:t>
      </w:r>
      <w:r w:rsidR="00623D09" w:rsidRPr="007020C3">
        <w:rPr>
          <w:rFonts w:ascii="Calibri" w:hAnsi="Calibri" w:cs="Calibri"/>
          <w:b w:val="0"/>
          <w:bCs w:val="0"/>
          <w:sz w:val="28"/>
          <w:szCs w:val="28"/>
        </w:rPr>
        <w:t xml:space="preserve"> MANAGEMENT</w:t>
      </w:r>
      <w:bookmarkEnd w:id="292"/>
    </w:p>
    <w:p w14:paraId="4D8D4E79" w14:textId="0570C859" w:rsidR="00623D09" w:rsidRPr="007020C3" w:rsidRDefault="00623D09" w:rsidP="00DC36A3">
      <w:pPr>
        <w:pStyle w:val="Heading2"/>
        <w:numPr>
          <w:ilvl w:val="1"/>
          <w:numId w:val="12"/>
        </w:numPr>
        <w:rPr>
          <w:rFonts w:ascii="Calibri" w:hAnsi="Calibri" w:cs="Calibri"/>
          <w:b w:val="0"/>
          <w:bCs w:val="0"/>
          <w:sz w:val="24"/>
          <w:szCs w:val="24"/>
        </w:rPr>
      </w:pPr>
      <w:bookmarkStart w:id="293" w:name="_Toc5824353"/>
      <w:r w:rsidRPr="007020C3">
        <w:rPr>
          <w:rFonts w:ascii="Calibri" w:hAnsi="Calibri" w:cs="Calibri"/>
          <w:b w:val="0"/>
          <w:bCs w:val="0"/>
          <w:sz w:val="24"/>
          <w:szCs w:val="24"/>
        </w:rPr>
        <w:t xml:space="preserve">Management of the </w:t>
      </w:r>
      <w:r w:rsidR="008071F1">
        <w:rPr>
          <w:rFonts w:ascii="Calibri" w:hAnsi="Calibri" w:cs="Calibri"/>
          <w:b w:val="0"/>
          <w:bCs w:val="0"/>
          <w:sz w:val="24"/>
          <w:szCs w:val="24"/>
        </w:rPr>
        <w:t>Brigade</w:t>
      </w:r>
      <w:bookmarkEnd w:id="293"/>
    </w:p>
    <w:p w14:paraId="41085611" w14:textId="0AF1FE36"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Subject to the provisions stated in this constitution, the administration and management of the affairs of the </w:t>
      </w:r>
      <w:r w:rsidR="008071F1">
        <w:rPr>
          <w:rFonts w:ascii="Calibri" w:hAnsi="Calibri" w:cs="Calibri"/>
          <w:sz w:val="22"/>
          <w:szCs w:val="22"/>
        </w:rPr>
        <w:t>Brigade</w:t>
      </w:r>
      <w:r w:rsidRPr="007020C3">
        <w:rPr>
          <w:rFonts w:ascii="Calibri" w:hAnsi="Calibri" w:cs="Calibri"/>
          <w:sz w:val="22"/>
          <w:szCs w:val="22"/>
        </w:rPr>
        <w:t xml:space="preserve"> are vested in the Executive Committee. </w:t>
      </w:r>
    </w:p>
    <w:p w14:paraId="77DAA968" w14:textId="563183B6"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Without limiting the generality of </w:t>
      </w:r>
      <w:ins w:id="294" w:author="a a" w:date="2019-04-10T21:06:00Z">
        <w:r w:rsidR="00E90EA3">
          <w:rPr>
            <w:rFonts w:ascii="Calibri" w:hAnsi="Calibri" w:cs="Calibri"/>
            <w:sz w:val="22"/>
            <w:szCs w:val="22"/>
          </w:rPr>
          <w:t>rule</w:t>
        </w:r>
      </w:ins>
      <w:del w:id="295" w:author="a a" w:date="2019-04-10T21:06:00Z">
        <w:r w:rsidRPr="007020C3" w:rsidDel="00E90EA3">
          <w:rPr>
            <w:rFonts w:ascii="Calibri" w:hAnsi="Calibri" w:cs="Calibri"/>
            <w:sz w:val="22"/>
            <w:szCs w:val="22"/>
          </w:rPr>
          <w:delText>subclause</w:delText>
        </w:r>
      </w:del>
      <w:r w:rsidRPr="007020C3">
        <w:rPr>
          <w:rFonts w:ascii="Calibri" w:hAnsi="Calibri" w:cs="Calibri"/>
          <w:sz w:val="22"/>
          <w:szCs w:val="22"/>
        </w:rPr>
        <w:t xml:space="preserve"> </w:t>
      </w:r>
      <w:del w:id="296" w:author="a a" w:date="2019-04-10T21:07:00Z">
        <w:r w:rsidRPr="007020C3" w:rsidDel="00E90EA3">
          <w:rPr>
            <w:rFonts w:ascii="Calibri" w:hAnsi="Calibri" w:cs="Calibri"/>
            <w:sz w:val="22"/>
            <w:szCs w:val="22"/>
          </w:rPr>
          <w:delText>(</w:delText>
        </w:r>
      </w:del>
      <w:r w:rsidR="003474C9">
        <w:rPr>
          <w:rFonts w:ascii="Calibri" w:hAnsi="Calibri" w:cs="Calibri"/>
          <w:sz w:val="22"/>
          <w:szCs w:val="22"/>
        </w:rPr>
        <w:t>6.1.</w:t>
      </w:r>
      <w:r w:rsidRPr="007020C3">
        <w:rPr>
          <w:rFonts w:ascii="Calibri" w:hAnsi="Calibri" w:cs="Calibri"/>
          <w:sz w:val="22"/>
          <w:szCs w:val="22"/>
        </w:rPr>
        <w:t>1</w:t>
      </w:r>
      <w:del w:id="297" w:author="a a" w:date="2019-04-10T21:07:00Z">
        <w:r w:rsidRPr="007020C3" w:rsidDel="00E90EA3">
          <w:rPr>
            <w:rFonts w:ascii="Calibri" w:hAnsi="Calibri" w:cs="Calibri"/>
            <w:sz w:val="22"/>
            <w:szCs w:val="22"/>
          </w:rPr>
          <w:delText>)</w:delText>
        </w:r>
      </w:del>
      <w:r w:rsidRPr="007020C3">
        <w:rPr>
          <w:rFonts w:ascii="Calibri" w:hAnsi="Calibri" w:cs="Calibri"/>
          <w:sz w:val="22"/>
          <w:szCs w:val="22"/>
        </w:rPr>
        <w:t xml:space="preserve">, the Executive Committee is to have the following functions – </w:t>
      </w:r>
    </w:p>
    <w:p w14:paraId="1AA1F5D1" w14:textId="00B222EE" w:rsidR="00623D09" w:rsidRPr="007020C3" w:rsidRDefault="00623D09" w:rsidP="000350B8">
      <w:pPr>
        <w:pStyle w:val="ListParagraph"/>
        <w:numPr>
          <w:ilvl w:val="0"/>
          <w:numId w:val="34"/>
        </w:numPr>
        <w:rPr>
          <w:rFonts w:ascii="Calibri" w:hAnsi="Calibri" w:cs="Calibri"/>
          <w:sz w:val="22"/>
          <w:szCs w:val="22"/>
        </w:rPr>
      </w:pPr>
      <w:r w:rsidRPr="007020C3">
        <w:rPr>
          <w:rFonts w:ascii="Calibri" w:hAnsi="Calibri" w:cs="Calibri"/>
          <w:sz w:val="22"/>
          <w:szCs w:val="22"/>
        </w:rPr>
        <w:t xml:space="preserve">recommend to the </w:t>
      </w:r>
      <w:r w:rsidR="008071F1">
        <w:rPr>
          <w:rFonts w:ascii="Calibri" w:hAnsi="Calibri" w:cs="Calibri"/>
          <w:sz w:val="22"/>
          <w:szCs w:val="22"/>
        </w:rPr>
        <w:t>Brigade</w:t>
      </w:r>
      <w:r w:rsidRPr="007020C3">
        <w:rPr>
          <w:rFonts w:ascii="Calibri" w:hAnsi="Calibri" w:cs="Calibri"/>
          <w:sz w:val="22"/>
          <w:szCs w:val="22"/>
        </w:rPr>
        <w:t xml:space="preserve"> amendments to the </w:t>
      </w:r>
      <w:r>
        <w:rPr>
          <w:rFonts w:ascii="Calibri" w:hAnsi="Calibri" w:cs="Calibri"/>
          <w:sz w:val="22"/>
          <w:szCs w:val="22"/>
        </w:rPr>
        <w:t>standard administrative procedures</w:t>
      </w:r>
      <w:r w:rsidRPr="007020C3">
        <w:rPr>
          <w:rFonts w:ascii="Calibri" w:hAnsi="Calibri" w:cs="Calibri"/>
          <w:sz w:val="22"/>
          <w:szCs w:val="22"/>
        </w:rPr>
        <w:t xml:space="preserve"> and this constitution; </w:t>
      </w:r>
    </w:p>
    <w:p w14:paraId="5260104B" w14:textId="77777777" w:rsidR="00623D09" w:rsidRPr="007020C3" w:rsidRDefault="00623D09" w:rsidP="000350B8">
      <w:pPr>
        <w:pStyle w:val="ListParagraph"/>
        <w:numPr>
          <w:ilvl w:val="0"/>
          <w:numId w:val="34"/>
        </w:numPr>
        <w:rPr>
          <w:rFonts w:ascii="Calibri" w:hAnsi="Calibri" w:cs="Calibri"/>
          <w:sz w:val="22"/>
          <w:szCs w:val="22"/>
        </w:rPr>
      </w:pPr>
      <w:r w:rsidRPr="007020C3">
        <w:rPr>
          <w:rFonts w:ascii="Calibri" w:hAnsi="Calibri" w:cs="Calibri"/>
          <w:sz w:val="22"/>
          <w:szCs w:val="22"/>
        </w:rPr>
        <w:t xml:space="preserve">delegate to a person, as from time to time thought fit, any functions (being less than the total functions of the Executive Committee) on any conditions it thinks fit; </w:t>
      </w:r>
    </w:p>
    <w:p w14:paraId="4A5DDE05" w14:textId="185A5ED9" w:rsidR="00623D09" w:rsidRPr="007020C3" w:rsidRDefault="00623D09" w:rsidP="000350B8">
      <w:pPr>
        <w:pStyle w:val="ListParagraph"/>
        <w:numPr>
          <w:ilvl w:val="0"/>
          <w:numId w:val="34"/>
        </w:numPr>
        <w:rPr>
          <w:rFonts w:ascii="Calibri" w:hAnsi="Calibri" w:cs="Calibri"/>
          <w:sz w:val="22"/>
          <w:szCs w:val="22"/>
        </w:rPr>
      </w:pPr>
      <w:r w:rsidRPr="007020C3">
        <w:rPr>
          <w:rFonts w:ascii="Calibri" w:hAnsi="Calibri" w:cs="Calibri"/>
          <w:sz w:val="22"/>
          <w:szCs w:val="22"/>
        </w:rPr>
        <w:t xml:space="preserve">do all things necessary or convenient in order to perform any of its functions and to secure the performance of the normal </w:t>
      </w:r>
      <w:r w:rsidR="008071F1">
        <w:rPr>
          <w:rFonts w:ascii="Calibri" w:hAnsi="Calibri" w:cs="Calibri"/>
          <w:sz w:val="22"/>
          <w:szCs w:val="22"/>
        </w:rPr>
        <w:t>Brigade</w:t>
      </w:r>
      <w:r w:rsidRPr="007020C3">
        <w:rPr>
          <w:rFonts w:ascii="Calibri" w:hAnsi="Calibri" w:cs="Calibri"/>
          <w:sz w:val="22"/>
          <w:szCs w:val="22"/>
        </w:rPr>
        <w:t xml:space="preserve"> activities by the bush fire </w:t>
      </w:r>
      <w:r w:rsidR="008071F1">
        <w:rPr>
          <w:rFonts w:ascii="Calibri" w:hAnsi="Calibri" w:cs="Calibri"/>
          <w:sz w:val="22"/>
          <w:szCs w:val="22"/>
        </w:rPr>
        <w:t>Brigade</w:t>
      </w:r>
      <w:r w:rsidRPr="007020C3">
        <w:rPr>
          <w:rFonts w:ascii="Calibri" w:hAnsi="Calibri" w:cs="Calibri"/>
          <w:sz w:val="22"/>
          <w:szCs w:val="22"/>
        </w:rPr>
        <w:t xml:space="preserve">; and </w:t>
      </w:r>
    </w:p>
    <w:p w14:paraId="0E1B3851" w14:textId="77777777" w:rsidR="00623D09" w:rsidRPr="007020C3" w:rsidRDefault="00623D09" w:rsidP="000350B8">
      <w:pPr>
        <w:pStyle w:val="ListParagraph"/>
        <w:numPr>
          <w:ilvl w:val="0"/>
          <w:numId w:val="34"/>
        </w:numPr>
        <w:rPr>
          <w:rFonts w:ascii="Calibri" w:hAnsi="Calibri" w:cs="Calibri"/>
          <w:sz w:val="22"/>
          <w:szCs w:val="22"/>
        </w:rPr>
      </w:pPr>
      <w:r w:rsidRPr="007020C3">
        <w:rPr>
          <w:rFonts w:ascii="Calibri" w:hAnsi="Calibri" w:cs="Calibri"/>
          <w:sz w:val="22"/>
          <w:szCs w:val="22"/>
        </w:rPr>
        <w:t xml:space="preserve">deal with membership applications, grievances, disputes and disciplinary matters. </w:t>
      </w:r>
    </w:p>
    <w:p w14:paraId="454C2E61" w14:textId="77777777" w:rsidR="00623D09" w:rsidRPr="007020C3" w:rsidRDefault="00623D09" w:rsidP="008848FA">
      <w:pPr>
        <w:pStyle w:val="Heading2"/>
        <w:numPr>
          <w:ilvl w:val="1"/>
          <w:numId w:val="12"/>
        </w:numPr>
        <w:rPr>
          <w:rFonts w:ascii="Calibri" w:hAnsi="Calibri" w:cs="Calibri"/>
          <w:b w:val="0"/>
          <w:bCs w:val="0"/>
          <w:sz w:val="24"/>
          <w:szCs w:val="24"/>
        </w:rPr>
      </w:pPr>
      <w:bookmarkStart w:id="298" w:name="_Toc5824354"/>
      <w:r>
        <w:rPr>
          <w:rFonts w:ascii="Calibri" w:hAnsi="Calibri" w:cs="Calibri"/>
          <w:b w:val="0"/>
          <w:bCs w:val="0"/>
          <w:sz w:val="24"/>
          <w:szCs w:val="24"/>
        </w:rPr>
        <w:t>Financial Management</w:t>
      </w:r>
      <w:bookmarkEnd w:id="298"/>
    </w:p>
    <w:p w14:paraId="169C067F" w14:textId="4760B650"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funds of the </w:t>
      </w:r>
      <w:r w:rsidR="008071F1">
        <w:rPr>
          <w:rFonts w:ascii="Calibri" w:hAnsi="Calibri" w:cs="Calibri"/>
          <w:sz w:val="22"/>
          <w:szCs w:val="22"/>
        </w:rPr>
        <w:t>Brigade</w:t>
      </w:r>
      <w:r w:rsidRPr="007020C3">
        <w:rPr>
          <w:rFonts w:ascii="Calibri" w:hAnsi="Calibri" w:cs="Calibri"/>
          <w:sz w:val="22"/>
          <w:szCs w:val="22"/>
        </w:rPr>
        <w:t xml:space="preserve"> are to be used solely for the purpose of promoting the objectives of the </w:t>
      </w:r>
      <w:r w:rsidR="008071F1">
        <w:rPr>
          <w:rFonts w:ascii="Calibri" w:hAnsi="Calibri" w:cs="Calibri"/>
          <w:sz w:val="22"/>
          <w:szCs w:val="22"/>
        </w:rPr>
        <w:t>Brigade</w:t>
      </w:r>
      <w:r w:rsidRPr="007020C3">
        <w:rPr>
          <w:rFonts w:ascii="Calibri" w:hAnsi="Calibri" w:cs="Calibri"/>
          <w:sz w:val="22"/>
          <w:szCs w:val="22"/>
        </w:rPr>
        <w:t>.</w:t>
      </w:r>
    </w:p>
    <w:p w14:paraId="1A9D6CB2" w14:textId="17335431" w:rsidR="007B236C"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B236C">
        <w:rPr>
          <w:rFonts w:ascii="Calibri" w:hAnsi="Calibri" w:cs="Calibri"/>
          <w:sz w:val="22"/>
          <w:szCs w:val="22"/>
        </w:rPr>
        <w:t xml:space="preserve">The </w:t>
      </w:r>
      <w:r w:rsidR="008071F1" w:rsidRPr="007B236C">
        <w:rPr>
          <w:rFonts w:ascii="Calibri" w:hAnsi="Calibri" w:cs="Calibri"/>
          <w:sz w:val="22"/>
          <w:szCs w:val="22"/>
        </w:rPr>
        <w:t>Brigade</w:t>
      </w:r>
      <w:r w:rsidRPr="007B236C">
        <w:rPr>
          <w:rFonts w:ascii="Calibri" w:hAnsi="Calibri" w:cs="Calibri"/>
          <w:sz w:val="22"/>
          <w:szCs w:val="22"/>
        </w:rPr>
        <w:t xml:space="preserve"> treasurer will look after </w:t>
      </w:r>
      <w:r w:rsidR="008071F1" w:rsidRPr="007B236C">
        <w:rPr>
          <w:rFonts w:ascii="Calibri" w:hAnsi="Calibri" w:cs="Calibri"/>
          <w:sz w:val="22"/>
          <w:szCs w:val="22"/>
        </w:rPr>
        <w:t>Brigade</w:t>
      </w:r>
      <w:r w:rsidRPr="007B236C">
        <w:rPr>
          <w:rFonts w:ascii="Calibri" w:hAnsi="Calibri" w:cs="Calibri"/>
          <w:sz w:val="22"/>
          <w:szCs w:val="22"/>
        </w:rPr>
        <w:t xml:space="preserve"> funds and accounts in</w:t>
      </w:r>
      <w:r w:rsidR="006353CD" w:rsidRPr="007B236C">
        <w:rPr>
          <w:rFonts w:ascii="Calibri" w:hAnsi="Calibri" w:cs="Calibri"/>
          <w:sz w:val="22"/>
          <w:szCs w:val="22"/>
        </w:rPr>
        <w:t xml:space="preserve"> </w:t>
      </w:r>
      <w:r w:rsidRPr="007B236C">
        <w:rPr>
          <w:rFonts w:ascii="Calibri" w:hAnsi="Calibri" w:cs="Calibri"/>
          <w:sz w:val="22"/>
          <w:szCs w:val="22"/>
        </w:rPr>
        <w:t xml:space="preserve">accordance </w:t>
      </w:r>
      <w:r w:rsidR="007B236C">
        <w:rPr>
          <w:rFonts w:ascii="Calibri" w:hAnsi="Calibri" w:cs="Calibri"/>
          <w:sz w:val="22"/>
          <w:szCs w:val="22"/>
        </w:rPr>
        <w:t>with Part 5 of the Associations Act</w:t>
      </w:r>
      <w:r w:rsidR="007B236C" w:rsidRPr="00964CC6">
        <w:rPr>
          <w:rFonts w:ascii="Calibri" w:hAnsi="Calibri" w:cs="Calibri"/>
          <w:sz w:val="22"/>
          <w:szCs w:val="22"/>
          <w:highlight w:val="yellow"/>
        </w:rPr>
        <w:t xml:space="preserve"> </w:t>
      </w:r>
    </w:p>
    <w:p w14:paraId="245FA6C8" w14:textId="361B4865" w:rsidR="00623D09" w:rsidRPr="007B236C" w:rsidRDefault="00623D09" w:rsidP="00DC36A3">
      <w:pPr>
        <w:pStyle w:val="ListParagraph"/>
        <w:numPr>
          <w:ilvl w:val="2"/>
          <w:numId w:val="12"/>
        </w:numPr>
        <w:spacing w:before="240" w:after="240"/>
        <w:ind w:left="1418" w:hanging="992"/>
        <w:rPr>
          <w:rFonts w:ascii="Calibri" w:hAnsi="Calibri" w:cs="Calibri"/>
          <w:sz w:val="22"/>
          <w:szCs w:val="22"/>
        </w:rPr>
      </w:pPr>
      <w:r w:rsidRPr="007B236C">
        <w:rPr>
          <w:rFonts w:ascii="Calibri" w:hAnsi="Calibri" w:cs="Calibri"/>
          <w:sz w:val="22"/>
          <w:szCs w:val="22"/>
        </w:rPr>
        <w:t xml:space="preserve">The </w:t>
      </w:r>
      <w:r w:rsidR="008071F1" w:rsidRPr="007B236C">
        <w:rPr>
          <w:rFonts w:ascii="Calibri" w:hAnsi="Calibri" w:cs="Calibri"/>
          <w:sz w:val="22"/>
          <w:szCs w:val="22"/>
        </w:rPr>
        <w:t>Brigade</w:t>
      </w:r>
      <w:r w:rsidRPr="007B236C">
        <w:rPr>
          <w:rFonts w:ascii="Calibri" w:hAnsi="Calibri" w:cs="Calibri"/>
          <w:sz w:val="22"/>
          <w:szCs w:val="22"/>
        </w:rPr>
        <w:t xml:space="preserve"> treasurer will submit the income expenditure report of all </w:t>
      </w:r>
      <w:r w:rsidR="008071F1" w:rsidRPr="007B236C">
        <w:rPr>
          <w:rFonts w:ascii="Calibri" w:hAnsi="Calibri" w:cs="Calibri"/>
          <w:sz w:val="22"/>
          <w:szCs w:val="22"/>
        </w:rPr>
        <w:t>Brigade</w:t>
      </w:r>
      <w:r w:rsidRPr="007B236C">
        <w:rPr>
          <w:rFonts w:ascii="Calibri" w:hAnsi="Calibri" w:cs="Calibri"/>
          <w:sz w:val="22"/>
          <w:szCs w:val="22"/>
        </w:rPr>
        <w:t xml:space="preserve"> accounts at each general meeting.</w:t>
      </w:r>
    </w:p>
    <w:p w14:paraId="048E1064" w14:textId="17C88E9C"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funds of the </w:t>
      </w:r>
      <w:r w:rsidR="008071F1">
        <w:rPr>
          <w:rFonts w:ascii="Calibri" w:hAnsi="Calibri" w:cs="Calibri"/>
          <w:sz w:val="22"/>
          <w:szCs w:val="22"/>
        </w:rPr>
        <w:t>Brigade</w:t>
      </w:r>
      <w:r w:rsidRPr="007020C3">
        <w:rPr>
          <w:rFonts w:ascii="Calibri" w:hAnsi="Calibri" w:cs="Calibri"/>
          <w:sz w:val="22"/>
          <w:szCs w:val="22"/>
        </w:rPr>
        <w:t xml:space="preserve"> are to be placed in a bank account and are to be drawn on by cheque or electronic transactions.  </w:t>
      </w:r>
      <w:r w:rsidR="006424FC">
        <w:rPr>
          <w:rFonts w:ascii="Calibri" w:hAnsi="Calibri" w:cs="Calibri"/>
          <w:sz w:val="22"/>
          <w:szCs w:val="22"/>
        </w:rPr>
        <w:t>Payments</w:t>
      </w:r>
      <w:r w:rsidR="006424FC" w:rsidRPr="007020C3">
        <w:rPr>
          <w:rFonts w:ascii="Calibri" w:hAnsi="Calibri" w:cs="Calibri"/>
          <w:sz w:val="22"/>
          <w:szCs w:val="22"/>
        </w:rPr>
        <w:t xml:space="preserve"> </w:t>
      </w:r>
      <w:r w:rsidRPr="007020C3">
        <w:rPr>
          <w:rFonts w:ascii="Calibri" w:hAnsi="Calibri" w:cs="Calibri"/>
          <w:sz w:val="22"/>
          <w:szCs w:val="22"/>
        </w:rPr>
        <w:t xml:space="preserve">need to be </w:t>
      </w:r>
      <w:r w:rsidR="006424FC">
        <w:rPr>
          <w:rFonts w:ascii="Calibri" w:hAnsi="Calibri" w:cs="Calibri"/>
          <w:sz w:val="22"/>
          <w:szCs w:val="22"/>
        </w:rPr>
        <w:t>authorised</w:t>
      </w:r>
      <w:r w:rsidR="006424FC" w:rsidRPr="007020C3">
        <w:rPr>
          <w:rFonts w:ascii="Calibri" w:hAnsi="Calibri" w:cs="Calibri"/>
          <w:sz w:val="22"/>
          <w:szCs w:val="22"/>
        </w:rPr>
        <w:t xml:space="preserve"> </w:t>
      </w:r>
      <w:r w:rsidRPr="007020C3">
        <w:rPr>
          <w:rFonts w:ascii="Calibri" w:hAnsi="Calibri" w:cs="Calibri"/>
          <w:sz w:val="22"/>
          <w:szCs w:val="22"/>
        </w:rPr>
        <w:t xml:space="preserve">by any two (2) of the three (3) nominated officers outlined in the </w:t>
      </w:r>
      <w:r>
        <w:rPr>
          <w:rFonts w:ascii="Calibri" w:hAnsi="Calibri" w:cs="Calibri"/>
          <w:sz w:val="22"/>
          <w:szCs w:val="22"/>
        </w:rPr>
        <w:t>standard administrative procedures</w:t>
      </w:r>
      <w:r w:rsidRPr="007020C3">
        <w:rPr>
          <w:rFonts w:ascii="Calibri" w:hAnsi="Calibri" w:cs="Calibri"/>
          <w:sz w:val="22"/>
          <w:szCs w:val="22"/>
        </w:rPr>
        <w:t>.  The two (2) signatories must not be made up of members that are related in any way by marriage, de-facto, family or currently the focus of disciplinary action.</w:t>
      </w:r>
    </w:p>
    <w:p w14:paraId="5917759D" w14:textId="77777777"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treasurer will cause a petty cash float to a value specified in the </w:t>
      </w:r>
      <w:r>
        <w:rPr>
          <w:rFonts w:ascii="Calibri" w:hAnsi="Calibri" w:cs="Calibri"/>
          <w:sz w:val="22"/>
          <w:szCs w:val="22"/>
        </w:rPr>
        <w:t>standard administrative procedures</w:t>
      </w:r>
      <w:r w:rsidRPr="007020C3">
        <w:rPr>
          <w:rFonts w:ascii="Calibri" w:hAnsi="Calibri" w:cs="Calibri"/>
          <w:sz w:val="22"/>
          <w:szCs w:val="22"/>
        </w:rPr>
        <w:t xml:space="preserve"> to be kept for general expenditures.  This pretty cash can only be used on the authorisation of any member of the executive committee.  Re-imbursement shall only be made upon presentation of receipts.</w:t>
      </w:r>
    </w:p>
    <w:p w14:paraId="7407E518" w14:textId="042DC60E" w:rsidR="00623D09" w:rsidRPr="007020C3" w:rsidRDefault="00623D09" w:rsidP="00DC36A3">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Items of capital expenditures of </w:t>
      </w:r>
      <w:r w:rsidR="008071F1">
        <w:rPr>
          <w:rFonts w:ascii="Calibri" w:hAnsi="Calibri" w:cs="Calibri"/>
          <w:sz w:val="22"/>
          <w:szCs w:val="22"/>
        </w:rPr>
        <w:t>Brigade</w:t>
      </w:r>
      <w:r w:rsidRPr="007020C3">
        <w:rPr>
          <w:rFonts w:ascii="Calibri" w:hAnsi="Calibri" w:cs="Calibri"/>
          <w:sz w:val="22"/>
          <w:szCs w:val="22"/>
        </w:rPr>
        <w:t xml:space="preserve"> funds must be considered by the membership at a </w:t>
      </w:r>
      <w:r w:rsidR="008071F1">
        <w:rPr>
          <w:rFonts w:ascii="Calibri" w:hAnsi="Calibri" w:cs="Calibri"/>
          <w:sz w:val="22"/>
          <w:szCs w:val="22"/>
        </w:rPr>
        <w:t>Brigade</w:t>
      </w:r>
      <w:r w:rsidRPr="007020C3">
        <w:rPr>
          <w:rFonts w:ascii="Calibri" w:hAnsi="Calibri" w:cs="Calibri"/>
          <w:sz w:val="22"/>
          <w:szCs w:val="22"/>
        </w:rPr>
        <w:t xml:space="preserve"> general meeting prior to the expenditure and voted on.  Normal operating expenditures are paid as and when they occur.</w:t>
      </w:r>
    </w:p>
    <w:p w14:paraId="6DECBA7C" w14:textId="77777777" w:rsidR="00623D09" w:rsidRPr="007020C3" w:rsidRDefault="00623D09" w:rsidP="008848FA">
      <w:pPr>
        <w:pStyle w:val="Heading2"/>
        <w:numPr>
          <w:ilvl w:val="1"/>
          <w:numId w:val="12"/>
        </w:numPr>
        <w:rPr>
          <w:rFonts w:ascii="Calibri" w:hAnsi="Calibri" w:cs="Calibri"/>
          <w:b w:val="0"/>
          <w:bCs w:val="0"/>
          <w:sz w:val="24"/>
          <w:szCs w:val="24"/>
        </w:rPr>
      </w:pPr>
      <w:bookmarkStart w:id="299" w:name="_Toc5824355"/>
      <w:r>
        <w:rPr>
          <w:rFonts w:ascii="Calibri" w:hAnsi="Calibri" w:cs="Calibri"/>
          <w:b w:val="0"/>
          <w:bCs w:val="0"/>
          <w:sz w:val="24"/>
          <w:szCs w:val="24"/>
        </w:rPr>
        <w:t>Standard Administrative Procedures</w:t>
      </w:r>
      <w:bookmarkEnd w:id="299"/>
    </w:p>
    <w:p w14:paraId="2DBB0F20" w14:textId="6B13B623"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Standard Administrative Procedures</w:t>
      </w:r>
      <w:r w:rsidRPr="007020C3">
        <w:rPr>
          <w:rFonts w:ascii="Calibri" w:hAnsi="Calibri" w:cs="Calibri"/>
          <w:sz w:val="22"/>
          <w:szCs w:val="22"/>
        </w:rPr>
        <w:t xml:space="preserve"> outline the rules governing the activities, guidelines and disciplinary actions of the </w:t>
      </w:r>
      <w:r w:rsidR="008071F1">
        <w:rPr>
          <w:rFonts w:ascii="Calibri" w:hAnsi="Calibri" w:cs="Calibri"/>
          <w:sz w:val="22"/>
          <w:szCs w:val="22"/>
        </w:rPr>
        <w:t>Brigade</w:t>
      </w:r>
      <w:r w:rsidRPr="007020C3">
        <w:rPr>
          <w:rFonts w:ascii="Calibri" w:hAnsi="Calibri" w:cs="Calibri"/>
          <w:sz w:val="22"/>
          <w:szCs w:val="22"/>
        </w:rPr>
        <w:t xml:space="preserve">.  </w:t>
      </w:r>
    </w:p>
    <w:p w14:paraId="7C3FFDA3" w14:textId="1043F07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lastRenderedPageBreak/>
        <w:t>Standard Administrative Procedures</w:t>
      </w:r>
      <w:r w:rsidRPr="007020C3">
        <w:rPr>
          <w:rFonts w:ascii="Calibri" w:hAnsi="Calibri" w:cs="Calibri"/>
          <w:sz w:val="22"/>
          <w:szCs w:val="22"/>
        </w:rPr>
        <w:t xml:space="preserve"> adopted by the </w:t>
      </w:r>
      <w:r w:rsidR="008071F1">
        <w:rPr>
          <w:rFonts w:ascii="Calibri" w:hAnsi="Calibri" w:cs="Calibri"/>
          <w:sz w:val="22"/>
          <w:szCs w:val="22"/>
        </w:rPr>
        <w:t>Brigade</w:t>
      </w:r>
      <w:r w:rsidRPr="007020C3">
        <w:rPr>
          <w:rFonts w:ascii="Calibri" w:hAnsi="Calibri" w:cs="Calibri"/>
          <w:sz w:val="22"/>
          <w:szCs w:val="22"/>
        </w:rPr>
        <w:t xml:space="preserve"> shall be consistent with the Act, local laws and this constitution to assist the </w:t>
      </w:r>
      <w:r w:rsidR="008071F1">
        <w:rPr>
          <w:rFonts w:ascii="Calibri" w:hAnsi="Calibri" w:cs="Calibri"/>
          <w:sz w:val="22"/>
          <w:szCs w:val="22"/>
        </w:rPr>
        <w:t>Brigade</w:t>
      </w:r>
      <w:r w:rsidRPr="007020C3">
        <w:rPr>
          <w:rFonts w:ascii="Calibri" w:hAnsi="Calibri" w:cs="Calibri"/>
          <w:sz w:val="22"/>
          <w:szCs w:val="22"/>
        </w:rPr>
        <w:t xml:space="preserve"> to manage its affairs effectively and efficiently.</w:t>
      </w:r>
    </w:p>
    <w:p w14:paraId="3DF24D34" w14:textId="196CC466"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Pr>
          <w:rFonts w:ascii="Calibri" w:hAnsi="Calibri" w:cs="Calibri"/>
          <w:sz w:val="22"/>
          <w:szCs w:val="22"/>
        </w:rPr>
        <w:t>Standard Administrative Procedures</w:t>
      </w:r>
      <w:r w:rsidRPr="007020C3">
        <w:rPr>
          <w:rFonts w:ascii="Calibri" w:hAnsi="Calibri" w:cs="Calibri"/>
          <w:sz w:val="22"/>
          <w:szCs w:val="22"/>
        </w:rPr>
        <w:t xml:space="preserve"> shall be strictly adhered to by all the members of the </w:t>
      </w:r>
      <w:r w:rsidR="008071F1">
        <w:rPr>
          <w:rFonts w:ascii="Calibri" w:hAnsi="Calibri" w:cs="Calibri"/>
          <w:sz w:val="22"/>
          <w:szCs w:val="22"/>
        </w:rPr>
        <w:t>Brigade</w:t>
      </w:r>
      <w:r w:rsidRPr="007020C3">
        <w:rPr>
          <w:rFonts w:ascii="Calibri" w:hAnsi="Calibri" w:cs="Calibri"/>
          <w:sz w:val="22"/>
          <w:szCs w:val="22"/>
        </w:rPr>
        <w:t>.</w:t>
      </w:r>
    </w:p>
    <w:p w14:paraId="13888874" w14:textId="7777777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 xml:space="preserve">Standard Administrative Procedures may </w:t>
      </w:r>
      <w:r w:rsidRPr="007020C3">
        <w:rPr>
          <w:rFonts w:ascii="Calibri" w:hAnsi="Calibri" w:cs="Calibri"/>
          <w:sz w:val="22"/>
          <w:szCs w:val="22"/>
        </w:rPr>
        <w:t>be proposed by any member of the Executive Committee and must be approved by absolute majority at a meeting of the Executive Committee</w:t>
      </w:r>
    </w:p>
    <w:p w14:paraId="77E78555" w14:textId="77777777" w:rsidR="00623D09" w:rsidRPr="007020C3" w:rsidRDefault="00623D09" w:rsidP="008848FA">
      <w:pPr>
        <w:pStyle w:val="Heading2"/>
        <w:numPr>
          <w:ilvl w:val="1"/>
          <w:numId w:val="12"/>
        </w:numPr>
        <w:rPr>
          <w:rFonts w:ascii="Calibri" w:hAnsi="Calibri" w:cs="Calibri"/>
          <w:b w:val="0"/>
          <w:bCs w:val="0"/>
          <w:sz w:val="24"/>
          <w:szCs w:val="24"/>
        </w:rPr>
      </w:pPr>
      <w:bookmarkStart w:id="300" w:name="_Toc5824356"/>
      <w:r w:rsidRPr="007020C3">
        <w:rPr>
          <w:rFonts w:ascii="Calibri" w:hAnsi="Calibri" w:cs="Calibri"/>
          <w:b w:val="0"/>
          <w:bCs w:val="0"/>
          <w:sz w:val="24"/>
          <w:szCs w:val="24"/>
        </w:rPr>
        <w:t xml:space="preserve">Variation of the </w:t>
      </w:r>
      <w:r>
        <w:rPr>
          <w:rFonts w:ascii="Calibri" w:hAnsi="Calibri" w:cs="Calibri"/>
          <w:b w:val="0"/>
          <w:bCs w:val="0"/>
          <w:sz w:val="24"/>
          <w:szCs w:val="24"/>
        </w:rPr>
        <w:t>Standard Administrative Procedures</w:t>
      </w:r>
      <w:bookmarkEnd w:id="300"/>
    </w:p>
    <w:p w14:paraId="07F2FAC1" w14:textId="7777777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Executive Committee may make amendments to the </w:t>
      </w:r>
      <w:r>
        <w:rPr>
          <w:rFonts w:ascii="Calibri" w:hAnsi="Calibri" w:cs="Calibri"/>
          <w:sz w:val="22"/>
          <w:szCs w:val="22"/>
        </w:rPr>
        <w:t>Standard Administrative Procedures</w:t>
      </w:r>
      <w:r w:rsidRPr="007020C3">
        <w:rPr>
          <w:rFonts w:ascii="Calibri" w:hAnsi="Calibri" w:cs="Calibri"/>
          <w:sz w:val="22"/>
          <w:szCs w:val="22"/>
        </w:rPr>
        <w:t xml:space="preserve">. </w:t>
      </w:r>
    </w:p>
    <w:p w14:paraId="0F8A6EBF" w14:textId="1C9CE55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Any amendments to the </w:t>
      </w:r>
      <w:r>
        <w:rPr>
          <w:rFonts w:ascii="Calibri" w:hAnsi="Calibri" w:cs="Calibri"/>
          <w:sz w:val="22"/>
          <w:szCs w:val="22"/>
        </w:rPr>
        <w:t>Standard Administrative Procedures</w:t>
      </w:r>
      <w:r w:rsidRPr="007020C3">
        <w:rPr>
          <w:rFonts w:ascii="Calibri" w:hAnsi="Calibri" w:cs="Calibri"/>
          <w:sz w:val="22"/>
          <w:szCs w:val="22"/>
        </w:rPr>
        <w:t xml:space="preserve"> are to be made by the </w:t>
      </w:r>
      <w:r w:rsidR="008071F1">
        <w:rPr>
          <w:rFonts w:ascii="Calibri" w:hAnsi="Calibri" w:cs="Calibri"/>
          <w:sz w:val="22"/>
          <w:szCs w:val="22"/>
        </w:rPr>
        <w:t>Brigade</w:t>
      </w:r>
      <w:r w:rsidRPr="007020C3">
        <w:rPr>
          <w:rFonts w:ascii="Calibri" w:hAnsi="Calibri" w:cs="Calibri"/>
          <w:sz w:val="22"/>
          <w:szCs w:val="22"/>
        </w:rPr>
        <w:t xml:space="preserve"> Secretary within </w:t>
      </w:r>
      <w:r w:rsidR="00A22D68" w:rsidRPr="007020C3">
        <w:rPr>
          <w:rFonts w:ascii="Calibri" w:hAnsi="Calibri" w:cs="Calibri"/>
          <w:sz w:val="22"/>
          <w:szCs w:val="22"/>
        </w:rPr>
        <w:t>twenty-eight</w:t>
      </w:r>
      <w:r w:rsidRPr="007020C3">
        <w:rPr>
          <w:rFonts w:ascii="Calibri" w:hAnsi="Calibri" w:cs="Calibri"/>
          <w:sz w:val="22"/>
          <w:szCs w:val="22"/>
        </w:rPr>
        <w:t xml:space="preserve"> (28) </w:t>
      </w:r>
      <w:r w:rsidR="003B38F1" w:rsidRPr="007020C3">
        <w:rPr>
          <w:rFonts w:ascii="Calibri" w:hAnsi="Calibri" w:cs="Calibri"/>
          <w:sz w:val="22"/>
          <w:szCs w:val="22"/>
        </w:rPr>
        <w:t>days</w:t>
      </w:r>
      <w:r w:rsidRPr="007020C3">
        <w:rPr>
          <w:rFonts w:ascii="Calibri" w:hAnsi="Calibri" w:cs="Calibri"/>
          <w:sz w:val="22"/>
          <w:szCs w:val="22"/>
        </w:rPr>
        <w:t xml:space="preserve"> of that amendment being passed, and all members notified that the amendment has been made.  The </w:t>
      </w:r>
      <w:r w:rsidR="008071F1">
        <w:rPr>
          <w:rFonts w:ascii="Calibri" w:hAnsi="Calibri" w:cs="Calibri"/>
          <w:sz w:val="22"/>
          <w:szCs w:val="22"/>
        </w:rPr>
        <w:t>Brigade</w:t>
      </w:r>
      <w:r w:rsidRPr="007020C3">
        <w:rPr>
          <w:rFonts w:ascii="Calibri" w:hAnsi="Calibri" w:cs="Calibri"/>
          <w:sz w:val="22"/>
          <w:szCs w:val="22"/>
        </w:rPr>
        <w:t xml:space="preserve"> Secretary shall provide the President, Captain and Chief Bush Fire Control Officer with a copy of the amended </w:t>
      </w:r>
      <w:r>
        <w:rPr>
          <w:rFonts w:ascii="Calibri" w:hAnsi="Calibri" w:cs="Calibri"/>
          <w:sz w:val="22"/>
          <w:szCs w:val="22"/>
        </w:rPr>
        <w:t>Standard Administrative Procedures</w:t>
      </w:r>
      <w:r w:rsidRPr="007020C3">
        <w:rPr>
          <w:rFonts w:ascii="Calibri" w:hAnsi="Calibri" w:cs="Calibri"/>
          <w:sz w:val="22"/>
          <w:szCs w:val="22"/>
        </w:rPr>
        <w:t xml:space="preserve"> within </w:t>
      </w:r>
      <w:r w:rsidR="00A22D68" w:rsidRPr="007020C3">
        <w:rPr>
          <w:rFonts w:ascii="Calibri" w:hAnsi="Calibri" w:cs="Calibri"/>
          <w:sz w:val="22"/>
          <w:szCs w:val="22"/>
        </w:rPr>
        <w:t>twenty-eight</w:t>
      </w:r>
      <w:r w:rsidRPr="007020C3">
        <w:rPr>
          <w:rFonts w:ascii="Calibri" w:hAnsi="Calibri" w:cs="Calibri"/>
          <w:sz w:val="22"/>
          <w:szCs w:val="22"/>
        </w:rPr>
        <w:t xml:space="preserve"> (28) </w:t>
      </w:r>
      <w:r w:rsidR="003B38F1" w:rsidRPr="007020C3">
        <w:rPr>
          <w:rFonts w:ascii="Calibri" w:hAnsi="Calibri" w:cs="Calibri"/>
          <w:sz w:val="22"/>
          <w:szCs w:val="22"/>
        </w:rPr>
        <w:t>days</w:t>
      </w:r>
      <w:r w:rsidRPr="007020C3">
        <w:rPr>
          <w:rFonts w:ascii="Calibri" w:hAnsi="Calibri" w:cs="Calibri"/>
          <w:sz w:val="22"/>
          <w:szCs w:val="22"/>
        </w:rPr>
        <w:t xml:space="preserve"> of any amendment being made.</w:t>
      </w:r>
    </w:p>
    <w:p w14:paraId="4CC74471" w14:textId="4B450FDE"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sidR="008071F1">
        <w:rPr>
          <w:rFonts w:ascii="Calibri" w:hAnsi="Calibri" w:cs="Calibri"/>
          <w:sz w:val="22"/>
          <w:szCs w:val="22"/>
        </w:rPr>
        <w:t>Brigade</w:t>
      </w:r>
      <w:r w:rsidRPr="007020C3">
        <w:rPr>
          <w:rFonts w:ascii="Calibri" w:hAnsi="Calibri" w:cs="Calibri"/>
          <w:sz w:val="22"/>
          <w:szCs w:val="22"/>
        </w:rPr>
        <w:t xml:space="preserve"> Secretary shall keep an updated copy of these </w:t>
      </w:r>
      <w:r>
        <w:rPr>
          <w:rFonts w:ascii="Calibri" w:hAnsi="Calibri" w:cs="Calibri"/>
          <w:sz w:val="22"/>
          <w:szCs w:val="22"/>
        </w:rPr>
        <w:t>Standard Administrative Procedures</w:t>
      </w:r>
      <w:r w:rsidRPr="007020C3">
        <w:rPr>
          <w:rFonts w:ascii="Calibri" w:hAnsi="Calibri" w:cs="Calibri"/>
          <w:sz w:val="22"/>
          <w:szCs w:val="22"/>
        </w:rPr>
        <w:t xml:space="preserve"> on station and shall provide a copy of such to any member who requires it.</w:t>
      </w:r>
    </w:p>
    <w:p w14:paraId="13997F97" w14:textId="337E95B9"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It is the duty of each member of the </w:t>
      </w:r>
      <w:r w:rsidR="008071F1">
        <w:rPr>
          <w:rFonts w:ascii="Calibri" w:hAnsi="Calibri" w:cs="Calibri"/>
          <w:sz w:val="22"/>
          <w:szCs w:val="22"/>
        </w:rPr>
        <w:t>Brigade</w:t>
      </w:r>
      <w:r w:rsidRPr="007020C3">
        <w:rPr>
          <w:rFonts w:ascii="Calibri" w:hAnsi="Calibri" w:cs="Calibri"/>
          <w:sz w:val="22"/>
          <w:szCs w:val="22"/>
        </w:rPr>
        <w:t xml:space="preserve"> to maintain a current knowledge of the </w:t>
      </w:r>
      <w:r>
        <w:rPr>
          <w:rFonts w:ascii="Calibri" w:hAnsi="Calibri" w:cs="Calibri"/>
          <w:sz w:val="22"/>
          <w:szCs w:val="22"/>
        </w:rPr>
        <w:t>Standard Administrative Procedures</w:t>
      </w:r>
      <w:r w:rsidRPr="007020C3">
        <w:rPr>
          <w:rFonts w:ascii="Calibri" w:hAnsi="Calibri" w:cs="Calibri"/>
          <w:sz w:val="22"/>
          <w:szCs w:val="22"/>
        </w:rPr>
        <w:t xml:space="preserve">, as ignorance of the </w:t>
      </w:r>
      <w:r>
        <w:rPr>
          <w:rFonts w:ascii="Calibri" w:hAnsi="Calibri" w:cs="Calibri"/>
          <w:sz w:val="22"/>
          <w:szCs w:val="22"/>
        </w:rPr>
        <w:t>Standard Administrative Procedures</w:t>
      </w:r>
      <w:r w:rsidRPr="007020C3">
        <w:rPr>
          <w:rFonts w:ascii="Calibri" w:hAnsi="Calibri" w:cs="Calibri"/>
          <w:sz w:val="22"/>
          <w:szCs w:val="22"/>
        </w:rPr>
        <w:t xml:space="preserve"> will not be accepted as a defence.</w:t>
      </w:r>
    </w:p>
    <w:p w14:paraId="02C083D9" w14:textId="7777777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w:t>
      </w:r>
      <w:r>
        <w:rPr>
          <w:rFonts w:ascii="Calibri" w:hAnsi="Calibri" w:cs="Calibri"/>
          <w:sz w:val="22"/>
          <w:szCs w:val="22"/>
        </w:rPr>
        <w:t>Standard Administrative Procedures</w:t>
      </w:r>
      <w:r w:rsidRPr="007020C3">
        <w:rPr>
          <w:rFonts w:ascii="Calibri" w:hAnsi="Calibri" w:cs="Calibri"/>
          <w:sz w:val="22"/>
          <w:szCs w:val="22"/>
        </w:rPr>
        <w:t>, as varied, have effect on and from the date they are passed by the absolute majority of the executive committee.</w:t>
      </w:r>
    </w:p>
    <w:p w14:paraId="2E8ED3F4" w14:textId="1A42A2BE" w:rsidR="00623D09" w:rsidRPr="007020C3" w:rsidRDefault="00A22D68" w:rsidP="008848FA">
      <w:pPr>
        <w:pStyle w:val="Heading2"/>
        <w:numPr>
          <w:ilvl w:val="1"/>
          <w:numId w:val="12"/>
        </w:numPr>
        <w:rPr>
          <w:rFonts w:ascii="Calibri" w:hAnsi="Calibri" w:cs="Calibri"/>
          <w:b w:val="0"/>
          <w:bCs w:val="0"/>
          <w:sz w:val="24"/>
          <w:szCs w:val="24"/>
        </w:rPr>
      </w:pPr>
      <w:bookmarkStart w:id="301" w:name="_Toc5824357"/>
      <w:r w:rsidRPr="007020C3">
        <w:rPr>
          <w:rFonts w:ascii="Calibri" w:hAnsi="Calibri" w:cs="Calibri"/>
          <w:b w:val="0"/>
          <w:bCs w:val="0"/>
          <w:sz w:val="24"/>
          <w:szCs w:val="24"/>
        </w:rPr>
        <w:t>Non-Profit</w:t>
      </w:r>
      <w:bookmarkEnd w:id="301"/>
    </w:p>
    <w:p w14:paraId="3866135B" w14:textId="4DD39D27" w:rsidR="0053147C" w:rsidRPr="0053147C" w:rsidRDefault="00623D09" w:rsidP="000350B8">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income and property of the </w:t>
      </w:r>
      <w:r w:rsidR="008071F1">
        <w:rPr>
          <w:rFonts w:ascii="Calibri" w:hAnsi="Calibri" w:cs="Calibri"/>
          <w:sz w:val="22"/>
          <w:szCs w:val="22"/>
        </w:rPr>
        <w:t>B</w:t>
      </w:r>
      <w:r w:rsidRPr="007020C3">
        <w:rPr>
          <w:rFonts w:ascii="Calibri" w:hAnsi="Calibri" w:cs="Calibri"/>
          <w:sz w:val="22"/>
          <w:szCs w:val="22"/>
        </w:rPr>
        <w:t xml:space="preserve">rigade shall be applied solely towards the promotion of the objectives of the </w:t>
      </w:r>
      <w:r w:rsidR="008071F1">
        <w:rPr>
          <w:rFonts w:ascii="Calibri" w:hAnsi="Calibri" w:cs="Calibri"/>
          <w:sz w:val="22"/>
          <w:szCs w:val="22"/>
        </w:rPr>
        <w:t>Brigade</w:t>
      </w:r>
      <w:r w:rsidRPr="007020C3">
        <w:rPr>
          <w:rFonts w:ascii="Calibri" w:hAnsi="Calibri" w:cs="Calibri"/>
          <w:sz w:val="22"/>
          <w:szCs w:val="22"/>
        </w:rPr>
        <w:t xml:space="preserve">.  No portion of the income or property shall be paid, transferred or distributed directly or indirectly to the members of the </w:t>
      </w:r>
      <w:r w:rsidR="008071F1">
        <w:rPr>
          <w:rFonts w:ascii="Calibri" w:hAnsi="Calibri" w:cs="Calibri"/>
          <w:sz w:val="22"/>
          <w:szCs w:val="22"/>
        </w:rPr>
        <w:t>Brigade</w:t>
      </w:r>
      <w:r w:rsidRPr="007020C3">
        <w:rPr>
          <w:rFonts w:ascii="Calibri" w:hAnsi="Calibri" w:cs="Calibri"/>
          <w:sz w:val="22"/>
          <w:szCs w:val="22"/>
        </w:rPr>
        <w:t xml:space="preserve">, </w:t>
      </w:r>
      <w:r w:rsidR="0053147C" w:rsidRPr="0053147C">
        <w:rPr>
          <w:rFonts w:ascii="Calibri" w:hAnsi="Calibri" w:cs="Calibri"/>
          <w:sz w:val="22"/>
          <w:szCs w:val="22"/>
        </w:rPr>
        <w:t>except in good faith in the promotion of those objects.</w:t>
      </w:r>
    </w:p>
    <w:p w14:paraId="3F016120" w14:textId="6EBDD605" w:rsidR="0053147C" w:rsidRPr="0053147C" w:rsidRDefault="0053147C" w:rsidP="000350B8">
      <w:pPr>
        <w:pStyle w:val="ListParagraph"/>
        <w:numPr>
          <w:ilvl w:val="0"/>
          <w:numId w:val="35"/>
        </w:numPr>
        <w:rPr>
          <w:rFonts w:ascii="Calibri" w:hAnsi="Calibri" w:cs="Calibri"/>
          <w:sz w:val="22"/>
          <w:szCs w:val="22"/>
        </w:rPr>
      </w:pPr>
      <w:r w:rsidRPr="0053147C">
        <w:rPr>
          <w:rFonts w:ascii="Calibri" w:hAnsi="Calibri" w:cs="Calibri"/>
          <w:sz w:val="22"/>
          <w:szCs w:val="22"/>
        </w:rPr>
        <w:t xml:space="preserve">A payment may be made to a member out of the funds of the </w:t>
      </w:r>
      <w:r w:rsidR="008071F1">
        <w:rPr>
          <w:rFonts w:ascii="Calibri" w:hAnsi="Calibri" w:cs="Calibri"/>
          <w:sz w:val="22"/>
          <w:szCs w:val="22"/>
        </w:rPr>
        <w:t>Brigade</w:t>
      </w:r>
      <w:r w:rsidR="008071F1" w:rsidRPr="007020C3">
        <w:rPr>
          <w:rFonts w:ascii="Calibri" w:hAnsi="Calibri" w:cs="Calibri"/>
          <w:sz w:val="22"/>
          <w:szCs w:val="22"/>
        </w:rPr>
        <w:t xml:space="preserve"> </w:t>
      </w:r>
      <w:r w:rsidRPr="0053147C">
        <w:rPr>
          <w:rFonts w:ascii="Calibri" w:hAnsi="Calibri" w:cs="Calibri"/>
          <w:sz w:val="22"/>
          <w:szCs w:val="22"/>
        </w:rPr>
        <w:t>only if it is authorised under sub</w:t>
      </w:r>
      <w:r w:rsidR="003B38F1">
        <w:rPr>
          <w:rFonts w:ascii="Calibri" w:hAnsi="Calibri" w:cs="Calibri"/>
          <w:sz w:val="22"/>
          <w:szCs w:val="22"/>
        </w:rPr>
        <w:t xml:space="preserve"> </w:t>
      </w:r>
      <w:r w:rsidRPr="0053147C">
        <w:rPr>
          <w:rFonts w:ascii="Calibri" w:hAnsi="Calibri" w:cs="Calibri"/>
          <w:sz w:val="22"/>
          <w:szCs w:val="22"/>
        </w:rPr>
        <w:t xml:space="preserve">rule b. </w:t>
      </w:r>
    </w:p>
    <w:p w14:paraId="32F7E503" w14:textId="77777777" w:rsidR="0053147C" w:rsidRPr="0053147C" w:rsidRDefault="0053147C" w:rsidP="000350B8">
      <w:pPr>
        <w:pStyle w:val="ListParagraph"/>
        <w:numPr>
          <w:ilvl w:val="0"/>
          <w:numId w:val="35"/>
        </w:numPr>
        <w:rPr>
          <w:rFonts w:ascii="Calibri" w:hAnsi="Calibri" w:cs="Calibri"/>
          <w:sz w:val="22"/>
          <w:szCs w:val="22"/>
        </w:rPr>
      </w:pPr>
      <w:r w:rsidRPr="0053147C">
        <w:rPr>
          <w:rFonts w:ascii="Calibri" w:hAnsi="Calibri" w:cs="Calibri"/>
          <w:sz w:val="22"/>
          <w:szCs w:val="22"/>
        </w:rPr>
        <w:t xml:space="preserve">A payment to a member out of the funds of the </w:t>
      </w:r>
      <w:r w:rsidR="008071F1">
        <w:rPr>
          <w:rFonts w:ascii="Calibri" w:hAnsi="Calibri" w:cs="Calibri"/>
          <w:sz w:val="22"/>
          <w:szCs w:val="22"/>
        </w:rPr>
        <w:t>Brigade</w:t>
      </w:r>
      <w:r w:rsidR="008071F1" w:rsidRPr="007020C3">
        <w:rPr>
          <w:rFonts w:ascii="Calibri" w:hAnsi="Calibri" w:cs="Calibri"/>
          <w:sz w:val="22"/>
          <w:szCs w:val="22"/>
        </w:rPr>
        <w:t xml:space="preserve"> </w:t>
      </w:r>
      <w:r w:rsidRPr="0053147C">
        <w:rPr>
          <w:rFonts w:ascii="Calibri" w:hAnsi="Calibri" w:cs="Calibri"/>
          <w:sz w:val="22"/>
          <w:szCs w:val="22"/>
        </w:rPr>
        <w:t xml:space="preserve">is authorised if: </w:t>
      </w:r>
    </w:p>
    <w:p w14:paraId="6B197C81" w14:textId="77777777" w:rsidR="0053147C" w:rsidRPr="0053147C" w:rsidRDefault="0053147C" w:rsidP="000350B8">
      <w:pPr>
        <w:pStyle w:val="ListParagraph"/>
        <w:numPr>
          <w:ilvl w:val="1"/>
          <w:numId w:val="35"/>
        </w:numPr>
        <w:rPr>
          <w:rFonts w:ascii="Calibri" w:hAnsi="Calibri" w:cs="Calibri"/>
          <w:sz w:val="22"/>
          <w:szCs w:val="22"/>
        </w:rPr>
      </w:pPr>
      <w:r w:rsidRPr="0053147C">
        <w:rPr>
          <w:rFonts w:ascii="Calibri" w:hAnsi="Calibri" w:cs="Calibri"/>
          <w:sz w:val="22"/>
          <w:szCs w:val="22"/>
        </w:rPr>
        <w:t xml:space="preserve">the payment is in good faith to the member as reasonable remuneration for any services provided to the </w:t>
      </w:r>
      <w:r w:rsidR="008071F1">
        <w:rPr>
          <w:rFonts w:ascii="Calibri" w:hAnsi="Calibri" w:cs="Calibri"/>
          <w:sz w:val="22"/>
          <w:szCs w:val="22"/>
        </w:rPr>
        <w:t>Brigade</w:t>
      </w:r>
      <w:r w:rsidRPr="0053147C">
        <w:rPr>
          <w:rFonts w:ascii="Calibri" w:hAnsi="Calibri" w:cs="Calibri"/>
          <w:sz w:val="22"/>
          <w:szCs w:val="22"/>
        </w:rPr>
        <w:t xml:space="preserve">, or for goods supplied to the </w:t>
      </w:r>
      <w:r w:rsidR="008071F1">
        <w:rPr>
          <w:rFonts w:ascii="Calibri" w:hAnsi="Calibri" w:cs="Calibri"/>
          <w:sz w:val="22"/>
          <w:szCs w:val="22"/>
        </w:rPr>
        <w:t>Brigade</w:t>
      </w:r>
      <w:r w:rsidRPr="0053147C">
        <w:rPr>
          <w:rFonts w:ascii="Calibri" w:hAnsi="Calibri" w:cs="Calibri"/>
          <w:sz w:val="22"/>
          <w:szCs w:val="22"/>
        </w:rPr>
        <w:t>, in the ordinary course of business; or</w:t>
      </w:r>
    </w:p>
    <w:p w14:paraId="4BCA4797" w14:textId="77777777" w:rsidR="0053147C" w:rsidRPr="0053147C" w:rsidRDefault="0053147C" w:rsidP="000350B8">
      <w:pPr>
        <w:pStyle w:val="ListParagraph"/>
        <w:numPr>
          <w:ilvl w:val="1"/>
          <w:numId w:val="35"/>
        </w:numPr>
        <w:rPr>
          <w:rFonts w:ascii="Calibri" w:hAnsi="Calibri" w:cs="Calibri"/>
          <w:sz w:val="22"/>
          <w:szCs w:val="22"/>
        </w:rPr>
      </w:pPr>
      <w:r w:rsidRPr="0053147C">
        <w:rPr>
          <w:rFonts w:ascii="Calibri" w:hAnsi="Calibri" w:cs="Calibri"/>
          <w:sz w:val="22"/>
          <w:szCs w:val="22"/>
        </w:rPr>
        <w:t xml:space="preserve">the payment is of interest, on money borrowed by the </w:t>
      </w:r>
      <w:r w:rsidR="008071F1">
        <w:rPr>
          <w:rFonts w:ascii="Calibri" w:hAnsi="Calibri" w:cs="Calibri"/>
          <w:sz w:val="22"/>
          <w:szCs w:val="22"/>
        </w:rPr>
        <w:t>Brigade</w:t>
      </w:r>
      <w:r w:rsidR="008071F1" w:rsidRPr="007020C3">
        <w:rPr>
          <w:rFonts w:ascii="Calibri" w:hAnsi="Calibri" w:cs="Calibri"/>
          <w:sz w:val="22"/>
          <w:szCs w:val="22"/>
        </w:rPr>
        <w:t xml:space="preserve"> </w:t>
      </w:r>
      <w:r w:rsidRPr="0053147C">
        <w:rPr>
          <w:rFonts w:ascii="Calibri" w:hAnsi="Calibri" w:cs="Calibri"/>
          <w:sz w:val="22"/>
          <w:szCs w:val="22"/>
        </w:rPr>
        <w:t>from the member, at a rate not greater than the cash rate published from time to time by the Reserve Bank of Australia; or</w:t>
      </w:r>
    </w:p>
    <w:p w14:paraId="2A2946E5" w14:textId="77777777" w:rsidR="0053147C" w:rsidRPr="0053147C" w:rsidRDefault="0053147C" w:rsidP="000350B8">
      <w:pPr>
        <w:pStyle w:val="ListParagraph"/>
        <w:numPr>
          <w:ilvl w:val="1"/>
          <w:numId w:val="35"/>
        </w:numPr>
        <w:rPr>
          <w:rFonts w:ascii="Calibri" w:hAnsi="Calibri" w:cs="Calibri"/>
          <w:sz w:val="22"/>
          <w:szCs w:val="22"/>
        </w:rPr>
      </w:pPr>
      <w:r w:rsidRPr="0053147C">
        <w:rPr>
          <w:rFonts w:ascii="Calibri" w:hAnsi="Calibri" w:cs="Calibri"/>
          <w:sz w:val="22"/>
          <w:szCs w:val="22"/>
        </w:rPr>
        <w:t xml:space="preserve">the payment is of reasonable rent to the member for premises leased by the member to the </w:t>
      </w:r>
      <w:r w:rsidR="008071F1">
        <w:rPr>
          <w:rFonts w:ascii="Calibri" w:hAnsi="Calibri" w:cs="Calibri"/>
          <w:sz w:val="22"/>
          <w:szCs w:val="22"/>
        </w:rPr>
        <w:t>Brigade</w:t>
      </w:r>
      <w:r w:rsidRPr="0053147C">
        <w:rPr>
          <w:rFonts w:ascii="Calibri" w:hAnsi="Calibri" w:cs="Calibri"/>
          <w:sz w:val="22"/>
          <w:szCs w:val="22"/>
        </w:rPr>
        <w:t>; or</w:t>
      </w:r>
    </w:p>
    <w:p w14:paraId="0C918D45" w14:textId="31C8BC96" w:rsidR="00623D09" w:rsidRPr="007020C3" w:rsidRDefault="0053147C" w:rsidP="000350B8">
      <w:pPr>
        <w:pStyle w:val="ListParagraph"/>
        <w:numPr>
          <w:ilvl w:val="1"/>
          <w:numId w:val="35"/>
        </w:numPr>
        <w:rPr>
          <w:rFonts w:ascii="Calibri" w:hAnsi="Calibri" w:cs="Calibri"/>
          <w:sz w:val="22"/>
          <w:szCs w:val="22"/>
        </w:rPr>
      </w:pPr>
      <w:r w:rsidRPr="0053147C">
        <w:rPr>
          <w:rFonts w:ascii="Calibri" w:hAnsi="Calibri" w:cs="Calibri"/>
          <w:sz w:val="22"/>
          <w:szCs w:val="22"/>
        </w:rPr>
        <w:t>the reimburse</w:t>
      </w:r>
      <w:bookmarkStart w:id="302" w:name="_GoBack"/>
      <w:bookmarkEnd w:id="302"/>
      <w:r w:rsidRPr="0053147C">
        <w:rPr>
          <w:rFonts w:ascii="Calibri" w:hAnsi="Calibri" w:cs="Calibri"/>
          <w:sz w:val="22"/>
          <w:szCs w:val="22"/>
        </w:rPr>
        <w:t xml:space="preserve">ment is of reasonable expenses properly incurred by the member on behalf of the </w:t>
      </w:r>
      <w:r w:rsidR="008071F1">
        <w:rPr>
          <w:rFonts w:ascii="Calibri" w:hAnsi="Calibri" w:cs="Calibri"/>
          <w:sz w:val="22"/>
          <w:szCs w:val="22"/>
        </w:rPr>
        <w:t>Brigade</w:t>
      </w:r>
      <w:r w:rsidRPr="0053147C">
        <w:rPr>
          <w:rFonts w:ascii="Calibri" w:hAnsi="Calibri" w:cs="Calibri"/>
          <w:sz w:val="22"/>
          <w:szCs w:val="22"/>
        </w:rPr>
        <w:t xml:space="preserve">. </w:t>
      </w:r>
      <w:r w:rsidR="008071F1">
        <w:rPr>
          <w:rFonts w:ascii="Calibri" w:hAnsi="Calibri" w:cs="Calibri"/>
          <w:sz w:val="22"/>
          <w:szCs w:val="22"/>
        </w:rPr>
        <w:t xml:space="preserve"> </w:t>
      </w:r>
    </w:p>
    <w:p w14:paraId="46E54DE2" w14:textId="77777777" w:rsidR="00623D09" w:rsidRPr="007020C3" w:rsidRDefault="00623D09" w:rsidP="008848FA">
      <w:pPr>
        <w:pStyle w:val="Heading2"/>
        <w:numPr>
          <w:ilvl w:val="1"/>
          <w:numId w:val="12"/>
        </w:numPr>
        <w:rPr>
          <w:rFonts w:ascii="Calibri" w:hAnsi="Calibri" w:cs="Calibri"/>
          <w:b w:val="0"/>
          <w:bCs w:val="0"/>
          <w:sz w:val="24"/>
          <w:szCs w:val="24"/>
        </w:rPr>
      </w:pPr>
      <w:bookmarkStart w:id="303" w:name="_Toc5824358"/>
      <w:r w:rsidRPr="007020C3">
        <w:rPr>
          <w:rFonts w:ascii="Calibri" w:hAnsi="Calibri" w:cs="Calibri"/>
          <w:b w:val="0"/>
          <w:bCs w:val="0"/>
          <w:sz w:val="24"/>
          <w:szCs w:val="24"/>
        </w:rPr>
        <w:lastRenderedPageBreak/>
        <w:t>Dissolution</w:t>
      </w:r>
      <w:bookmarkEnd w:id="303"/>
    </w:p>
    <w:p w14:paraId="65E9AB52" w14:textId="2137534E"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If at any general meeting a resolution for the dissolution of the </w:t>
      </w:r>
      <w:r w:rsidR="008071F1">
        <w:rPr>
          <w:rFonts w:ascii="Calibri" w:hAnsi="Calibri" w:cs="Calibri"/>
          <w:sz w:val="22"/>
          <w:szCs w:val="22"/>
        </w:rPr>
        <w:t>Brigade</w:t>
      </w:r>
      <w:r w:rsidRPr="007020C3">
        <w:rPr>
          <w:rFonts w:ascii="Calibri" w:hAnsi="Calibri" w:cs="Calibri"/>
          <w:sz w:val="22"/>
          <w:szCs w:val="22"/>
        </w:rPr>
        <w:t xml:space="preserve"> is present, the following actions are to take place;</w:t>
      </w:r>
    </w:p>
    <w:p w14:paraId="505E48EC" w14:textId="61C33044"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The Act stipulates that dissolution of the </w:t>
      </w:r>
      <w:r w:rsidR="008071F1">
        <w:rPr>
          <w:rFonts w:ascii="Calibri" w:hAnsi="Calibri" w:cs="Calibri"/>
          <w:sz w:val="22"/>
          <w:szCs w:val="22"/>
        </w:rPr>
        <w:t>Brigade</w:t>
      </w:r>
      <w:r w:rsidRPr="007020C3">
        <w:rPr>
          <w:rFonts w:ascii="Calibri" w:hAnsi="Calibri" w:cs="Calibri"/>
          <w:sz w:val="22"/>
          <w:szCs w:val="22"/>
        </w:rPr>
        <w:t xml:space="preserve"> is the sole prerogative of the </w:t>
      </w:r>
      <w:r w:rsidR="007B236C">
        <w:rPr>
          <w:rFonts w:ascii="Calibri" w:hAnsi="Calibri" w:cs="Calibri"/>
          <w:sz w:val="22"/>
          <w:szCs w:val="22"/>
        </w:rPr>
        <w:t>L</w:t>
      </w:r>
      <w:r w:rsidRPr="007020C3">
        <w:rPr>
          <w:rFonts w:ascii="Calibri" w:hAnsi="Calibri" w:cs="Calibri"/>
          <w:sz w:val="22"/>
          <w:szCs w:val="22"/>
        </w:rPr>
        <w:t xml:space="preserve">ocal </w:t>
      </w:r>
      <w:r w:rsidR="007B236C">
        <w:rPr>
          <w:rFonts w:ascii="Calibri" w:hAnsi="Calibri" w:cs="Calibri"/>
          <w:sz w:val="22"/>
          <w:szCs w:val="22"/>
        </w:rPr>
        <w:t>Government</w:t>
      </w:r>
      <w:r w:rsidRPr="007020C3">
        <w:rPr>
          <w:rFonts w:ascii="Calibri" w:hAnsi="Calibri" w:cs="Calibri"/>
          <w:sz w:val="22"/>
          <w:szCs w:val="22"/>
        </w:rPr>
        <w:t>.</w:t>
      </w:r>
    </w:p>
    <w:p w14:paraId="4C20614C" w14:textId="181F97EB"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The resolution must be passed by an absolute majority of the </w:t>
      </w:r>
      <w:r w:rsidR="008071F1">
        <w:rPr>
          <w:rFonts w:ascii="Calibri" w:hAnsi="Calibri" w:cs="Calibri"/>
          <w:sz w:val="22"/>
          <w:szCs w:val="22"/>
        </w:rPr>
        <w:t>Brigade</w:t>
      </w:r>
      <w:r w:rsidRPr="007020C3">
        <w:rPr>
          <w:rFonts w:ascii="Calibri" w:hAnsi="Calibri" w:cs="Calibri"/>
          <w:sz w:val="22"/>
          <w:szCs w:val="22"/>
        </w:rPr>
        <w:t xml:space="preserve"> members present at the meeting.</w:t>
      </w:r>
    </w:p>
    <w:p w14:paraId="1141791A" w14:textId="77777777"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A special meeting is to be held not less than six (6) weeks after the meeting which the resolution was passed.  The six (6) weeks delay is to allow a cool down period and to permit all members to be appraised of the situation.</w:t>
      </w:r>
    </w:p>
    <w:p w14:paraId="17CFA1C8" w14:textId="0F13C57A"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Not less than four (4) weeks written notice of this special meeting is to be given to </w:t>
      </w:r>
      <w:r w:rsidR="008071F1">
        <w:rPr>
          <w:rFonts w:ascii="Calibri" w:hAnsi="Calibri" w:cs="Calibri"/>
          <w:sz w:val="22"/>
          <w:szCs w:val="22"/>
        </w:rPr>
        <w:t>Brigade</w:t>
      </w:r>
      <w:r w:rsidRPr="007020C3">
        <w:rPr>
          <w:rFonts w:ascii="Calibri" w:hAnsi="Calibri" w:cs="Calibri"/>
          <w:sz w:val="22"/>
          <w:szCs w:val="22"/>
        </w:rPr>
        <w:t xml:space="preserve"> members.</w:t>
      </w:r>
    </w:p>
    <w:p w14:paraId="137E2623" w14:textId="13A24C45"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At the special meeting a quorum must be present as detailed in </w:t>
      </w:r>
      <w:ins w:id="304" w:author="a a" w:date="2019-04-10T21:08:00Z">
        <w:r w:rsidR="00E90EA3">
          <w:rPr>
            <w:rFonts w:ascii="Calibri" w:hAnsi="Calibri" w:cs="Calibri"/>
            <w:sz w:val="22"/>
            <w:szCs w:val="22"/>
          </w:rPr>
          <w:t>rule</w:t>
        </w:r>
      </w:ins>
      <w:del w:id="305" w:author="a a" w:date="2019-04-10T21:08:00Z">
        <w:r w:rsidRPr="007020C3" w:rsidDel="00E90EA3">
          <w:rPr>
            <w:rFonts w:ascii="Calibri" w:hAnsi="Calibri" w:cs="Calibri"/>
            <w:sz w:val="22"/>
            <w:szCs w:val="22"/>
          </w:rPr>
          <w:delText>section</w:delText>
        </w:r>
      </w:del>
      <w:r w:rsidRPr="007020C3">
        <w:rPr>
          <w:rFonts w:ascii="Calibri" w:hAnsi="Calibri" w:cs="Calibri"/>
          <w:sz w:val="22"/>
          <w:szCs w:val="22"/>
        </w:rPr>
        <w:t xml:space="preserve"> 5.6.</w:t>
      </w:r>
    </w:p>
    <w:p w14:paraId="6989D432" w14:textId="048B8828"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The resolution is to be confirmed by an absolute majority of the members of the </w:t>
      </w:r>
      <w:r w:rsidR="008071F1">
        <w:rPr>
          <w:rFonts w:ascii="Calibri" w:hAnsi="Calibri" w:cs="Calibri"/>
          <w:sz w:val="22"/>
          <w:szCs w:val="22"/>
        </w:rPr>
        <w:t>Brigade</w:t>
      </w:r>
      <w:r w:rsidRPr="007020C3">
        <w:rPr>
          <w:rFonts w:ascii="Calibri" w:hAnsi="Calibri" w:cs="Calibri"/>
          <w:sz w:val="22"/>
          <w:szCs w:val="22"/>
        </w:rPr>
        <w:t xml:space="preserve"> voting thereon.</w:t>
      </w:r>
    </w:p>
    <w:p w14:paraId="679E66F1" w14:textId="417F0FD3" w:rsidR="00623D09" w:rsidRPr="007020C3" w:rsidRDefault="00623D09" w:rsidP="008848FA">
      <w:pPr>
        <w:pStyle w:val="ListParagraph"/>
        <w:numPr>
          <w:ilvl w:val="0"/>
          <w:numId w:val="21"/>
        </w:numPr>
        <w:rPr>
          <w:rFonts w:ascii="Calibri" w:hAnsi="Calibri" w:cs="Calibri"/>
          <w:sz w:val="22"/>
          <w:szCs w:val="22"/>
        </w:rPr>
      </w:pPr>
      <w:r w:rsidRPr="007020C3">
        <w:rPr>
          <w:rFonts w:ascii="Calibri" w:hAnsi="Calibri" w:cs="Calibri"/>
          <w:sz w:val="22"/>
          <w:szCs w:val="22"/>
        </w:rPr>
        <w:t xml:space="preserve">Such a resolution agreed on by the </w:t>
      </w:r>
      <w:r w:rsidR="007B236C">
        <w:rPr>
          <w:rFonts w:ascii="Calibri" w:hAnsi="Calibri" w:cs="Calibri"/>
          <w:sz w:val="22"/>
          <w:szCs w:val="22"/>
        </w:rPr>
        <w:t>L</w:t>
      </w:r>
      <w:r w:rsidRPr="007020C3">
        <w:rPr>
          <w:rFonts w:ascii="Calibri" w:hAnsi="Calibri" w:cs="Calibri"/>
          <w:sz w:val="22"/>
          <w:szCs w:val="22"/>
        </w:rPr>
        <w:t xml:space="preserve">ocal </w:t>
      </w:r>
      <w:r w:rsidR="007B236C">
        <w:rPr>
          <w:rFonts w:ascii="Calibri" w:hAnsi="Calibri" w:cs="Calibri"/>
          <w:sz w:val="22"/>
          <w:szCs w:val="22"/>
        </w:rPr>
        <w:t>Government</w:t>
      </w:r>
      <w:r w:rsidRPr="007020C3">
        <w:rPr>
          <w:rFonts w:ascii="Calibri" w:hAnsi="Calibri" w:cs="Calibri"/>
          <w:sz w:val="22"/>
          <w:szCs w:val="22"/>
        </w:rPr>
        <w:t>.</w:t>
      </w:r>
    </w:p>
    <w:p w14:paraId="42E01127" w14:textId="721D538D"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After the resolution has been confirmed by the </w:t>
      </w:r>
      <w:r w:rsidR="007B236C">
        <w:rPr>
          <w:rFonts w:ascii="Calibri" w:hAnsi="Calibri" w:cs="Calibri"/>
          <w:sz w:val="22"/>
          <w:szCs w:val="22"/>
        </w:rPr>
        <w:t>L</w:t>
      </w:r>
      <w:r w:rsidRPr="007020C3">
        <w:rPr>
          <w:rFonts w:ascii="Calibri" w:hAnsi="Calibri" w:cs="Calibri"/>
          <w:sz w:val="22"/>
          <w:szCs w:val="22"/>
        </w:rPr>
        <w:t xml:space="preserve">ocal </w:t>
      </w:r>
      <w:r w:rsidR="007B236C">
        <w:rPr>
          <w:rFonts w:ascii="Calibri" w:hAnsi="Calibri" w:cs="Calibri"/>
          <w:sz w:val="22"/>
          <w:szCs w:val="22"/>
        </w:rPr>
        <w:t>Government</w:t>
      </w:r>
      <w:r w:rsidR="007B236C" w:rsidRPr="007020C3">
        <w:rPr>
          <w:rFonts w:ascii="Calibri" w:hAnsi="Calibri" w:cs="Calibri"/>
          <w:sz w:val="22"/>
          <w:szCs w:val="22"/>
        </w:rPr>
        <w:t xml:space="preserve"> </w:t>
      </w:r>
      <w:r w:rsidRPr="007020C3">
        <w:rPr>
          <w:rFonts w:ascii="Calibri" w:hAnsi="Calibri" w:cs="Calibri"/>
          <w:sz w:val="22"/>
          <w:szCs w:val="22"/>
        </w:rPr>
        <w:t xml:space="preserve">the Chief Bush Fire Control Officer will form a committee to process the property and assets of the </w:t>
      </w:r>
      <w:r w:rsidR="008071F1">
        <w:rPr>
          <w:rFonts w:ascii="Calibri" w:hAnsi="Calibri" w:cs="Calibri"/>
          <w:sz w:val="22"/>
          <w:szCs w:val="22"/>
        </w:rPr>
        <w:t>Brigade</w:t>
      </w:r>
      <w:r w:rsidRPr="007020C3">
        <w:rPr>
          <w:rFonts w:ascii="Calibri" w:hAnsi="Calibri" w:cs="Calibri"/>
          <w:sz w:val="22"/>
          <w:szCs w:val="22"/>
        </w:rPr>
        <w:t xml:space="preserve"> after discharging liabilities.</w:t>
      </w:r>
    </w:p>
    <w:p w14:paraId="28FEEAB3" w14:textId="77777777" w:rsidR="00623D09" w:rsidRPr="007020C3" w:rsidRDefault="00623D09" w:rsidP="008848FA">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Any remaining assets shall be given or transferred to some other organisation or institution that has similar interests or objectives.</w:t>
      </w:r>
    </w:p>
    <w:p w14:paraId="2A880646" w14:textId="75D42220" w:rsidR="00623D09" w:rsidRDefault="00623D09" w:rsidP="000350B8">
      <w:pPr>
        <w:pStyle w:val="ListParagraph"/>
        <w:numPr>
          <w:ilvl w:val="2"/>
          <w:numId w:val="12"/>
        </w:numPr>
        <w:spacing w:before="240" w:after="240"/>
        <w:ind w:left="1418" w:hanging="992"/>
        <w:rPr>
          <w:color w:val="4F81BD"/>
        </w:rPr>
      </w:pPr>
      <w:r w:rsidRPr="007020C3">
        <w:rPr>
          <w:rFonts w:ascii="Calibri" w:hAnsi="Calibri" w:cs="Calibri"/>
          <w:sz w:val="22"/>
          <w:szCs w:val="22"/>
        </w:rPr>
        <w:t xml:space="preserve">On completion of the above, the </w:t>
      </w:r>
      <w:r w:rsidR="008071F1">
        <w:rPr>
          <w:rFonts w:ascii="Calibri" w:hAnsi="Calibri" w:cs="Calibri"/>
          <w:sz w:val="22"/>
          <w:szCs w:val="22"/>
        </w:rPr>
        <w:t>Brigade</w:t>
      </w:r>
      <w:r w:rsidRPr="007020C3">
        <w:rPr>
          <w:rFonts w:ascii="Calibri" w:hAnsi="Calibri" w:cs="Calibri"/>
          <w:sz w:val="22"/>
          <w:szCs w:val="22"/>
        </w:rPr>
        <w:t xml:space="preserve"> is dissolved.</w:t>
      </w:r>
    </w:p>
    <w:p w14:paraId="3F656AE5" w14:textId="77777777" w:rsidR="00623D09" w:rsidRPr="007020C3" w:rsidRDefault="00623D09" w:rsidP="008848FA">
      <w:pPr>
        <w:pStyle w:val="Heading2"/>
        <w:numPr>
          <w:ilvl w:val="1"/>
          <w:numId w:val="12"/>
        </w:numPr>
        <w:rPr>
          <w:rFonts w:ascii="Calibri" w:hAnsi="Calibri" w:cs="Calibri"/>
          <w:b w:val="0"/>
          <w:bCs w:val="0"/>
          <w:sz w:val="24"/>
          <w:szCs w:val="24"/>
        </w:rPr>
      </w:pPr>
      <w:bookmarkStart w:id="306" w:name="_Toc5824359"/>
      <w:r w:rsidRPr="007020C3">
        <w:rPr>
          <w:rFonts w:ascii="Calibri" w:hAnsi="Calibri" w:cs="Calibri"/>
          <w:b w:val="0"/>
          <w:bCs w:val="0"/>
          <w:sz w:val="24"/>
          <w:szCs w:val="24"/>
        </w:rPr>
        <w:t>Common Seal</w:t>
      </w:r>
      <w:bookmarkEnd w:id="306"/>
    </w:p>
    <w:p w14:paraId="36978789" w14:textId="0DC05DEC" w:rsidR="0053147C" w:rsidRDefault="00623D09" w:rsidP="0053147C">
      <w:pPr>
        <w:spacing w:before="240" w:after="240"/>
        <w:ind w:left="720"/>
        <w:rPr>
          <w:rFonts w:ascii="Calibri" w:hAnsi="Calibri" w:cs="Calibri"/>
          <w:sz w:val="22"/>
          <w:szCs w:val="22"/>
        </w:rPr>
      </w:pPr>
      <w:r w:rsidRPr="007020C3">
        <w:rPr>
          <w:rFonts w:ascii="Calibri" w:hAnsi="Calibri" w:cs="Calibri"/>
          <w:sz w:val="22"/>
          <w:szCs w:val="22"/>
        </w:rPr>
        <w:t xml:space="preserve">The common seal of the </w:t>
      </w:r>
      <w:r w:rsidR="0053147C">
        <w:rPr>
          <w:rFonts w:ascii="Calibri" w:hAnsi="Calibri" w:cs="Calibri"/>
          <w:sz w:val="22"/>
          <w:szCs w:val="22"/>
        </w:rPr>
        <w:t>B</w:t>
      </w:r>
      <w:r w:rsidRPr="007020C3">
        <w:rPr>
          <w:rFonts w:ascii="Calibri" w:hAnsi="Calibri" w:cs="Calibri"/>
          <w:sz w:val="22"/>
          <w:szCs w:val="22"/>
        </w:rPr>
        <w:t xml:space="preserve">rigade engraves with the name of the </w:t>
      </w:r>
      <w:r w:rsidR="008071F1">
        <w:rPr>
          <w:rFonts w:ascii="Calibri" w:hAnsi="Calibri" w:cs="Calibri"/>
          <w:sz w:val="22"/>
          <w:szCs w:val="22"/>
        </w:rPr>
        <w:t>Brigade</w:t>
      </w:r>
      <w:r w:rsidRPr="007020C3">
        <w:rPr>
          <w:rFonts w:ascii="Calibri" w:hAnsi="Calibri" w:cs="Calibri"/>
          <w:sz w:val="22"/>
          <w:szCs w:val="22"/>
        </w:rPr>
        <w:t xml:space="preserve"> shall be kept in the care of the </w:t>
      </w:r>
      <w:r w:rsidR="008071F1">
        <w:rPr>
          <w:rFonts w:ascii="Calibri" w:hAnsi="Calibri" w:cs="Calibri"/>
          <w:sz w:val="22"/>
          <w:szCs w:val="22"/>
        </w:rPr>
        <w:t>Brigade</w:t>
      </w:r>
      <w:r w:rsidR="00A22D68" w:rsidRPr="007020C3">
        <w:rPr>
          <w:rFonts w:ascii="Calibri" w:hAnsi="Calibri" w:cs="Calibri"/>
          <w:sz w:val="22"/>
          <w:szCs w:val="22"/>
        </w:rPr>
        <w:t>’s</w:t>
      </w:r>
      <w:r w:rsidRPr="007020C3">
        <w:rPr>
          <w:rFonts w:ascii="Calibri" w:hAnsi="Calibri" w:cs="Calibri"/>
          <w:sz w:val="22"/>
          <w:szCs w:val="22"/>
        </w:rPr>
        <w:t xml:space="preserve"> secretary.  The seal shall not be used or affixed to any deed or other document except pursuant to the resolution of the </w:t>
      </w:r>
      <w:r w:rsidR="008071F1">
        <w:rPr>
          <w:rFonts w:ascii="Calibri" w:hAnsi="Calibri" w:cs="Calibri"/>
          <w:sz w:val="22"/>
          <w:szCs w:val="22"/>
        </w:rPr>
        <w:t>Brigade</w:t>
      </w:r>
      <w:r w:rsidRPr="007020C3">
        <w:rPr>
          <w:rFonts w:ascii="Calibri" w:hAnsi="Calibri" w:cs="Calibri"/>
          <w:sz w:val="22"/>
          <w:szCs w:val="22"/>
        </w:rPr>
        <w:t xml:space="preserve"> and in the presence of the </w:t>
      </w:r>
      <w:r w:rsidR="008071F1">
        <w:rPr>
          <w:rFonts w:ascii="Calibri" w:hAnsi="Calibri" w:cs="Calibri"/>
          <w:sz w:val="22"/>
          <w:szCs w:val="22"/>
        </w:rPr>
        <w:t>Brigade</w:t>
      </w:r>
      <w:r w:rsidRPr="007020C3">
        <w:rPr>
          <w:rFonts w:ascii="Calibri" w:hAnsi="Calibri" w:cs="Calibri"/>
          <w:sz w:val="22"/>
          <w:szCs w:val="22"/>
        </w:rPr>
        <w:t xml:space="preserve"> president and secretary both of who shall subscribe their names as witnesses</w:t>
      </w:r>
      <w:r w:rsidR="0053147C">
        <w:rPr>
          <w:rFonts w:ascii="Calibri" w:hAnsi="Calibri" w:cs="Calibri"/>
          <w:sz w:val="22"/>
          <w:szCs w:val="22"/>
        </w:rPr>
        <w:t xml:space="preserve">. </w:t>
      </w:r>
    </w:p>
    <w:p w14:paraId="6E377692" w14:textId="77777777" w:rsidR="0053147C" w:rsidRPr="000350B8" w:rsidRDefault="0053147C" w:rsidP="000350B8">
      <w:pPr>
        <w:pStyle w:val="Heading2"/>
        <w:numPr>
          <w:ilvl w:val="1"/>
          <w:numId w:val="12"/>
        </w:numPr>
        <w:rPr>
          <w:rFonts w:ascii="Calibri" w:hAnsi="Calibri" w:cs="Calibri"/>
          <w:sz w:val="24"/>
          <w:szCs w:val="24"/>
        </w:rPr>
      </w:pPr>
      <w:bookmarkStart w:id="307" w:name="_Toc5824360"/>
      <w:r w:rsidRPr="000350B8">
        <w:rPr>
          <w:rFonts w:ascii="Calibri" w:hAnsi="Calibri" w:cs="Calibri"/>
          <w:b w:val="0"/>
          <w:bCs w:val="0"/>
          <w:sz w:val="24"/>
          <w:szCs w:val="24"/>
        </w:rPr>
        <w:t xml:space="preserve">Inspection of records, etc. of </w:t>
      </w:r>
      <w:r w:rsidR="008071F1">
        <w:rPr>
          <w:rFonts w:ascii="Calibri" w:hAnsi="Calibri" w:cs="Calibri"/>
          <w:b w:val="0"/>
          <w:bCs w:val="0"/>
          <w:sz w:val="24"/>
          <w:szCs w:val="24"/>
        </w:rPr>
        <w:t>Brigade</w:t>
      </w:r>
      <w:bookmarkEnd w:id="307"/>
    </w:p>
    <w:p w14:paraId="60CCBD24" w14:textId="77777777" w:rsidR="0053147C" w:rsidRDefault="0053147C" w:rsidP="0053147C">
      <w:pPr>
        <w:spacing w:before="240" w:after="240"/>
        <w:ind w:left="720"/>
        <w:rPr>
          <w:rFonts w:ascii="Calibri" w:hAnsi="Calibri" w:cs="Calibri"/>
          <w:sz w:val="22"/>
          <w:szCs w:val="22"/>
        </w:rPr>
      </w:pPr>
      <w:r w:rsidRPr="0053147C">
        <w:rPr>
          <w:rFonts w:ascii="Calibri" w:hAnsi="Calibri" w:cs="Calibri"/>
          <w:sz w:val="22"/>
          <w:szCs w:val="22"/>
        </w:rPr>
        <w:t xml:space="preserve">A member may at any reasonable time inspect without charge the books, documents, records and securities of the </w:t>
      </w:r>
      <w:r w:rsidR="008071F1">
        <w:rPr>
          <w:rFonts w:ascii="Calibri" w:hAnsi="Calibri" w:cs="Calibri"/>
          <w:sz w:val="22"/>
          <w:szCs w:val="22"/>
        </w:rPr>
        <w:t>Brigade</w:t>
      </w:r>
      <w:r w:rsidRPr="0053147C">
        <w:rPr>
          <w:rFonts w:ascii="Calibri" w:hAnsi="Calibri" w:cs="Calibri"/>
          <w:sz w:val="22"/>
          <w:szCs w:val="22"/>
        </w:rPr>
        <w:t>.</w:t>
      </w:r>
    </w:p>
    <w:p w14:paraId="298102E5" w14:textId="77777777" w:rsidR="008071F1" w:rsidRPr="003F2FF4" w:rsidRDefault="008071F1" w:rsidP="008071F1">
      <w:pPr>
        <w:pStyle w:val="Heading2"/>
        <w:numPr>
          <w:ilvl w:val="1"/>
          <w:numId w:val="12"/>
        </w:numPr>
        <w:rPr>
          <w:rFonts w:ascii="Calibri" w:hAnsi="Calibri" w:cs="Calibri"/>
          <w:b w:val="0"/>
          <w:bCs w:val="0"/>
          <w:sz w:val="24"/>
          <w:szCs w:val="24"/>
        </w:rPr>
      </w:pPr>
      <w:bookmarkStart w:id="308" w:name="_Toc5824361"/>
      <w:r>
        <w:rPr>
          <w:rFonts w:ascii="Calibri" w:hAnsi="Calibri" w:cs="Calibri"/>
          <w:b w:val="0"/>
          <w:bCs w:val="0"/>
          <w:sz w:val="24"/>
          <w:szCs w:val="24"/>
        </w:rPr>
        <w:t>Payment to a Committee Member</w:t>
      </w:r>
      <w:bookmarkEnd w:id="308"/>
      <w:r>
        <w:rPr>
          <w:rFonts w:ascii="Calibri" w:hAnsi="Calibri" w:cs="Calibri"/>
          <w:b w:val="0"/>
          <w:bCs w:val="0"/>
          <w:sz w:val="24"/>
          <w:szCs w:val="24"/>
        </w:rPr>
        <w:t xml:space="preserve"> </w:t>
      </w:r>
    </w:p>
    <w:p w14:paraId="5558C57C" w14:textId="00622B7D" w:rsidR="008071F1" w:rsidRPr="008071F1" w:rsidRDefault="008071F1" w:rsidP="000350B8">
      <w:pPr>
        <w:pStyle w:val="ListParagraph"/>
        <w:numPr>
          <w:ilvl w:val="2"/>
          <w:numId w:val="12"/>
        </w:numPr>
        <w:spacing w:before="240" w:after="240"/>
        <w:ind w:left="1418" w:hanging="992"/>
        <w:rPr>
          <w:rFonts w:ascii="Calibri" w:hAnsi="Calibri" w:cs="Calibri"/>
          <w:sz w:val="22"/>
          <w:szCs w:val="22"/>
        </w:rPr>
      </w:pPr>
      <w:r w:rsidRPr="008071F1">
        <w:rPr>
          <w:rFonts w:ascii="Calibri" w:hAnsi="Calibri" w:cs="Calibri"/>
          <w:sz w:val="22"/>
          <w:szCs w:val="22"/>
        </w:rPr>
        <w:t xml:space="preserve">At the discretion of the </w:t>
      </w:r>
      <w:r w:rsidR="007B236C">
        <w:rPr>
          <w:rFonts w:ascii="Calibri" w:hAnsi="Calibri" w:cs="Calibri"/>
          <w:sz w:val="22"/>
          <w:szCs w:val="22"/>
        </w:rPr>
        <w:t>Executive C</w:t>
      </w:r>
      <w:r w:rsidRPr="008071F1">
        <w:rPr>
          <w:rFonts w:ascii="Calibri" w:hAnsi="Calibri" w:cs="Calibri"/>
          <w:sz w:val="22"/>
          <w:szCs w:val="22"/>
        </w:rPr>
        <w:t xml:space="preserve">ommittee, and authorised by a resolution of the </w:t>
      </w:r>
      <w:r>
        <w:rPr>
          <w:rFonts w:ascii="Calibri" w:hAnsi="Calibri" w:cs="Calibri"/>
          <w:sz w:val="22"/>
          <w:szCs w:val="22"/>
        </w:rPr>
        <w:t>Brigade</w:t>
      </w:r>
      <w:r w:rsidRPr="008071F1">
        <w:rPr>
          <w:rFonts w:ascii="Calibri" w:hAnsi="Calibri" w:cs="Calibri"/>
          <w:sz w:val="22"/>
          <w:szCs w:val="22"/>
        </w:rPr>
        <w:t xml:space="preserve">, a committee member </w:t>
      </w:r>
      <w:r>
        <w:rPr>
          <w:rFonts w:ascii="Calibri" w:hAnsi="Calibri" w:cs="Calibri"/>
          <w:sz w:val="22"/>
          <w:szCs w:val="22"/>
        </w:rPr>
        <w:t>may be</w:t>
      </w:r>
      <w:r w:rsidRPr="008071F1">
        <w:rPr>
          <w:rFonts w:ascii="Calibri" w:hAnsi="Calibri" w:cs="Calibri"/>
          <w:sz w:val="22"/>
          <w:szCs w:val="22"/>
        </w:rPr>
        <w:t xml:space="preserve"> entitled to be paid out of the funds of the </w:t>
      </w:r>
      <w:r>
        <w:rPr>
          <w:rFonts w:ascii="Calibri" w:hAnsi="Calibri" w:cs="Calibri"/>
          <w:sz w:val="22"/>
          <w:szCs w:val="22"/>
        </w:rPr>
        <w:t>Brigade</w:t>
      </w:r>
      <w:r w:rsidRPr="008071F1">
        <w:rPr>
          <w:rFonts w:ascii="Calibri" w:hAnsi="Calibri" w:cs="Calibri"/>
          <w:sz w:val="22"/>
          <w:szCs w:val="22"/>
        </w:rPr>
        <w:t xml:space="preserve"> for any out-of-pocket expenses for travel and accommodation properly incurred:</w:t>
      </w:r>
    </w:p>
    <w:p w14:paraId="499D0C06" w14:textId="77777777" w:rsidR="008071F1" w:rsidRPr="008071F1" w:rsidRDefault="008071F1" w:rsidP="000350B8">
      <w:pPr>
        <w:pStyle w:val="ListParagraph"/>
        <w:numPr>
          <w:ilvl w:val="0"/>
          <w:numId w:val="36"/>
        </w:numPr>
        <w:rPr>
          <w:rFonts w:ascii="Calibri" w:hAnsi="Calibri" w:cs="Calibri"/>
          <w:sz w:val="22"/>
          <w:szCs w:val="22"/>
        </w:rPr>
      </w:pPr>
      <w:r w:rsidRPr="008071F1">
        <w:rPr>
          <w:rFonts w:ascii="Calibri" w:hAnsi="Calibri" w:cs="Calibri"/>
          <w:sz w:val="22"/>
          <w:szCs w:val="22"/>
        </w:rPr>
        <w:t>in attending a committee meeting or</w:t>
      </w:r>
    </w:p>
    <w:p w14:paraId="28E32430" w14:textId="77777777" w:rsidR="008071F1" w:rsidRPr="008071F1" w:rsidRDefault="008071F1" w:rsidP="000350B8">
      <w:pPr>
        <w:pStyle w:val="ListParagraph"/>
        <w:numPr>
          <w:ilvl w:val="0"/>
          <w:numId w:val="36"/>
        </w:numPr>
        <w:rPr>
          <w:rFonts w:ascii="Calibri" w:hAnsi="Calibri" w:cs="Calibri"/>
          <w:sz w:val="22"/>
          <w:szCs w:val="22"/>
        </w:rPr>
      </w:pPr>
      <w:r w:rsidRPr="008071F1">
        <w:rPr>
          <w:rFonts w:ascii="Calibri" w:hAnsi="Calibri" w:cs="Calibri"/>
          <w:sz w:val="22"/>
          <w:szCs w:val="22"/>
        </w:rPr>
        <w:t>in attending a general meeting; or</w:t>
      </w:r>
    </w:p>
    <w:p w14:paraId="2CF00F65" w14:textId="2E3BC3D6" w:rsidR="008071F1" w:rsidRDefault="008071F1" w:rsidP="000350B8">
      <w:pPr>
        <w:pStyle w:val="ListParagraph"/>
        <w:numPr>
          <w:ilvl w:val="0"/>
          <w:numId w:val="36"/>
        </w:numPr>
        <w:rPr>
          <w:rFonts w:ascii="Calibri" w:hAnsi="Calibri" w:cs="Calibri"/>
          <w:sz w:val="22"/>
          <w:szCs w:val="22"/>
        </w:rPr>
      </w:pPr>
      <w:r w:rsidRPr="008071F1">
        <w:rPr>
          <w:rFonts w:ascii="Calibri" w:hAnsi="Calibri" w:cs="Calibri"/>
          <w:sz w:val="22"/>
          <w:szCs w:val="22"/>
        </w:rPr>
        <w:t xml:space="preserve">otherwise in connection with the </w:t>
      </w:r>
      <w:r w:rsidR="00DE4F7A">
        <w:rPr>
          <w:rFonts w:ascii="Calibri" w:hAnsi="Calibri" w:cs="Calibri"/>
          <w:sz w:val="22"/>
          <w:szCs w:val="22"/>
        </w:rPr>
        <w:t>Brigade’s</w:t>
      </w:r>
      <w:r w:rsidRPr="008071F1">
        <w:rPr>
          <w:rFonts w:ascii="Calibri" w:hAnsi="Calibri" w:cs="Calibri"/>
          <w:sz w:val="22"/>
          <w:szCs w:val="22"/>
        </w:rPr>
        <w:t xml:space="preserve"> business.</w:t>
      </w:r>
    </w:p>
    <w:p w14:paraId="108B53E3" w14:textId="383880C8" w:rsidR="0053147C" w:rsidRDefault="0053147C" w:rsidP="008848FA">
      <w:pPr>
        <w:spacing w:before="240" w:after="240"/>
        <w:ind w:left="720"/>
        <w:rPr>
          <w:ins w:id="309" w:author="a a" w:date="2019-04-10T21:28:00Z"/>
          <w:rFonts w:ascii="Calibri" w:hAnsi="Calibri" w:cs="Calibri"/>
          <w:sz w:val="22"/>
          <w:szCs w:val="22"/>
        </w:rPr>
      </w:pPr>
    </w:p>
    <w:p w14:paraId="6AB14C46" w14:textId="77777777" w:rsidR="00002B0A" w:rsidRPr="007020C3" w:rsidRDefault="00002B0A" w:rsidP="008848FA">
      <w:pPr>
        <w:spacing w:before="240" w:after="240"/>
        <w:ind w:left="720"/>
        <w:rPr>
          <w:rFonts w:ascii="Calibri" w:hAnsi="Calibri" w:cs="Calibri"/>
          <w:sz w:val="22"/>
          <w:szCs w:val="22"/>
        </w:rPr>
      </w:pPr>
    </w:p>
    <w:p w14:paraId="4C1DD5CD" w14:textId="512AFFA6" w:rsidR="0053147C" w:rsidRPr="000350B8" w:rsidRDefault="0053147C">
      <w:pPr>
        <w:rPr>
          <w:rFonts w:ascii="Calibri" w:hAnsi="Calibri" w:cs="Calibri"/>
          <w:sz w:val="22"/>
          <w:szCs w:val="22"/>
        </w:rPr>
      </w:pPr>
      <w:del w:id="310" w:author="a a" w:date="2019-04-10T21:09:00Z">
        <w:r w:rsidRPr="000350B8" w:rsidDel="00E90EA3">
          <w:rPr>
            <w:rFonts w:ascii="Calibri" w:hAnsi="Calibri" w:cs="Calibri"/>
            <w:sz w:val="22"/>
            <w:szCs w:val="22"/>
          </w:rPr>
          <w:br w:type="page"/>
        </w:r>
      </w:del>
    </w:p>
    <w:p w14:paraId="24210E70" w14:textId="77777777" w:rsidR="00623D09" w:rsidRPr="007020C3" w:rsidRDefault="00623D09" w:rsidP="00DC36A3">
      <w:pPr>
        <w:pStyle w:val="Heading1"/>
        <w:numPr>
          <w:ilvl w:val="0"/>
          <w:numId w:val="12"/>
        </w:numPr>
        <w:rPr>
          <w:rFonts w:ascii="Calibri" w:hAnsi="Calibri" w:cs="Calibri"/>
          <w:b w:val="0"/>
          <w:bCs w:val="0"/>
          <w:sz w:val="28"/>
          <w:szCs w:val="28"/>
        </w:rPr>
      </w:pPr>
      <w:bookmarkStart w:id="311" w:name="_Toc4160445"/>
      <w:bookmarkStart w:id="312" w:name="_Toc5824362"/>
      <w:bookmarkEnd w:id="311"/>
      <w:r w:rsidRPr="007020C3">
        <w:rPr>
          <w:rFonts w:ascii="Calibri" w:hAnsi="Calibri" w:cs="Calibri"/>
          <w:b w:val="0"/>
          <w:bCs w:val="0"/>
          <w:sz w:val="28"/>
          <w:szCs w:val="28"/>
        </w:rPr>
        <w:lastRenderedPageBreak/>
        <w:t>DISCIPLINE OF MEMBERS</w:t>
      </w:r>
      <w:bookmarkEnd w:id="312"/>
    </w:p>
    <w:p w14:paraId="2333A592" w14:textId="77777777" w:rsidR="00623D09" w:rsidRPr="007020C3" w:rsidRDefault="00623D09" w:rsidP="00746DFB">
      <w:pPr>
        <w:pStyle w:val="Heading2"/>
        <w:numPr>
          <w:ilvl w:val="1"/>
          <w:numId w:val="12"/>
        </w:numPr>
        <w:rPr>
          <w:rFonts w:ascii="Calibri" w:hAnsi="Calibri" w:cs="Calibri"/>
          <w:b w:val="0"/>
          <w:bCs w:val="0"/>
          <w:sz w:val="24"/>
          <w:szCs w:val="24"/>
        </w:rPr>
      </w:pPr>
      <w:bookmarkStart w:id="313" w:name="_Toc5824363"/>
      <w:r w:rsidRPr="007020C3">
        <w:rPr>
          <w:rFonts w:ascii="Calibri" w:hAnsi="Calibri" w:cs="Calibri"/>
          <w:b w:val="0"/>
          <w:bCs w:val="0"/>
          <w:sz w:val="24"/>
          <w:szCs w:val="24"/>
        </w:rPr>
        <w:t>General</w:t>
      </w:r>
      <w:bookmarkEnd w:id="313"/>
    </w:p>
    <w:p w14:paraId="0F63A570" w14:textId="100B450E" w:rsidR="00623D09" w:rsidRDefault="00623D09" w:rsidP="000350B8">
      <w:pPr>
        <w:pStyle w:val="ListParagraph"/>
        <w:numPr>
          <w:ilvl w:val="2"/>
          <w:numId w:val="12"/>
        </w:numPr>
        <w:spacing w:before="240" w:after="240"/>
        <w:ind w:left="1418" w:hanging="992"/>
        <w:rPr>
          <w:rFonts w:ascii="Calibri" w:hAnsi="Calibri" w:cs="Calibri"/>
          <w:sz w:val="22"/>
          <w:szCs w:val="22"/>
        </w:rPr>
      </w:pPr>
      <w:r>
        <w:rPr>
          <w:rFonts w:ascii="Calibri" w:hAnsi="Calibri" w:cs="Calibri"/>
          <w:sz w:val="22"/>
          <w:szCs w:val="22"/>
        </w:rPr>
        <w:t xml:space="preserve">The </w:t>
      </w:r>
      <w:r w:rsidR="008071F1">
        <w:rPr>
          <w:rFonts w:ascii="Calibri" w:hAnsi="Calibri" w:cs="Calibri"/>
          <w:sz w:val="22"/>
          <w:szCs w:val="22"/>
        </w:rPr>
        <w:t>Brigade</w:t>
      </w:r>
      <w:r>
        <w:rPr>
          <w:rFonts w:ascii="Calibri" w:hAnsi="Calibri" w:cs="Calibri"/>
          <w:sz w:val="22"/>
          <w:szCs w:val="22"/>
        </w:rPr>
        <w:t xml:space="preserve"> </w:t>
      </w:r>
      <w:r w:rsidR="00452F9E">
        <w:rPr>
          <w:rFonts w:ascii="Calibri" w:hAnsi="Calibri" w:cs="Calibri"/>
          <w:sz w:val="22"/>
          <w:szCs w:val="22"/>
        </w:rPr>
        <w:t>has a</w:t>
      </w:r>
      <w:r>
        <w:rPr>
          <w:rFonts w:ascii="Calibri" w:hAnsi="Calibri" w:cs="Calibri"/>
          <w:sz w:val="22"/>
          <w:szCs w:val="22"/>
        </w:rPr>
        <w:t xml:space="preserve"> Code of Conduct and a Grievance Procedure for the protection of its members. These will be reviewed as to their relevance on a periodic basis.</w:t>
      </w:r>
    </w:p>
    <w:p w14:paraId="7CCE7387" w14:textId="08834441" w:rsidR="00623D09" w:rsidRDefault="00623D09" w:rsidP="000350B8">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Any </w:t>
      </w:r>
      <w:r w:rsidR="008071F1">
        <w:rPr>
          <w:rFonts w:ascii="Calibri" w:hAnsi="Calibri" w:cs="Calibri"/>
          <w:sz w:val="22"/>
          <w:szCs w:val="22"/>
        </w:rPr>
        <w:t>Brigade</w:t>
      </w:r>
      <w:r w:rsidRPr="007020C3">
        <w:rPr>
          <w:rFonts w:ascii="Calibri" w:hAnsi="Calibri" w:cs="Calibri"/>
          <w:sz w:val="22"/>
          <w:szCs w:val="22"/>
        </w:rPr>
        <w:t xml:space="preserve"> member who breaches the rules as outlined in the Constitution, the Act, the </w:t>
      </w:r>
      <w:r>
        <w:rPr>
          <w:rFonts w:ascii="Calibri" w:hAnsi="Calibri" w:cs="Calibri"/>
          <w:sz w:val="22"/>
          <w:szCs w:val="22"/>
        </w:rPr>
        <w:t>Standard Administrative Procedures</w:t>
      </w:r>
      <w:r w:rsidRPr="007020C3">
        <w:rPr>
          <w:rFonts w:ascii="Calibri" w:hAnsi="Calibri" w:cs="Calibri"/>
          <w:sz w:val="22"/>
          <w:szCs w:val="22"/>
        </w:rPr>
        <w:t>,</w:t>
      </w:r>
      <w:r>
        <w:rPr>
          <w:rFonts w:ascii="Calibri" w:hAnsi="Calibri" w:cs="Calibri"/>
          <w:sz w:val="22"/>
          <w:szCs w:val="22"/>
        </w:rPr>
        <w:t xml:space="preserve"> the Code </w:t>
      </w:r>
      <w:r w:rsidR="00A22D68">
        <w:rPr>
          <w:rFonts w:ascii="Calibri" w:hAnsi="Calibri" w:cs="Calibri"/>
          <w:sz w:val="22"/>
          <w:szCs w:val="22"/>
        </w:rPr>
        <w:t>of</w:t>
      </w:r>
      <w:r>
        <w:rPr>
          <w:rFonts w:ascii="Calibri" w:hAnsi="Calibri" w:cs="Calibri"/>
          <w:sz w:val="22"/>
          <w:szCs w:val="22"/>
        </w:rPr>
        <w:t xml:space="preserve"> Conduct</w:t>
      </w:r>
      <w:r w:rsidRPr="007020C3">
        <w:rPr>
          <w:rFonts w:ascii="Calibri" w:hAnsi="Calibri" w:cs="Calibri"/>
          <w:sz w:val="22"/>
          <w:szCs w:val="22"/>
        </w:rPr>
        <w:t xml:space="preserve"> and the local laws is subject to disciplinary proceedings.</w:t>
      </w:r>
    </w:p>
    <w:p w14:paraId="17330AF1" w14:textId="77777777" w:rsidR="008071F1" w:rsidRPr="000350B8" w:rsidRDefault="008071F1" w:rsidP="000350B8">
      <w:pPr>
        <w:pStyle w:val="ListParagraph"/>
        <w:numPr>
          <w:ilvl w:val="2"/>
          <w:numId w:val="12"/>
        </w:numPr>
        <w:spacing w:before="240" w:after="240"/>
        <w:ind w:left="1418" w:hanging="992"/>
        <w:rPr>
          <w:rFonts w:ascii="Calibri" w:hAnsi="Calibri" w:cs="Calibri"/>
          <w:sz w:val="22"/>
          <w:szCs w:val="22"/>
        </w:rPr>
      </w:pPr>
      <w:r w:rsidRPr="000350B8">
        <w:rPr>
          <w:rFonts w:ascii="Calibri" w:hAnsi="Calibri" w:cs="Calibri"/>
          <w:sz w:val="22"/>
          <w:szCs w:val="22"/>
        </w:rPr>
        <w:t>The grievance procedure set out in this rule applies to disputes under these rules between;</w:t>
      </w:r>
    </w:p>
    <w:p w14:paraId="1C376DA2" w14:textId="77777777" w:rsidR="008071F1" w:rsidRPr="000350B8" w:rsidRDefault="008071F1" w:rsidP="000350B8">
      <w:pPr>
        <w:pStyle w:val="ListParagraph"/>
        <w:numPr>
          <w:ilvl w:val="0"/>
          <w:numId w:val="38"/>
        </w:numPr>
        <w:rPr>
          <w:rFonts w:ascii="Calibri" w:hAnsi="Calibri" w:cs="Calibri"/>
          <w:sz w:val="22"/>
          <w:szCs w:val="22"/>
        </w:rPr>
      </w:pPr>
      <w:r w:rsidRPr="000350B8">
        <w:rPr>
          <w:rFonts w:ascii="Calibri" w:hAnsi="Calibri" w:cs="Calibri"/>
          <w:sz w:val="22"/>
          <w:szCs w:val="22"/>
        </w:rPr>
        <w:t>a member and another member; or</w:t>
      </w:r>
    </w:p>
    <w:p w14:paraId="1575AE87" w14:textId="77777777" w:rsidR="008071F1" w:rsidRPr="000350B8" w:rsidRDefault="008071F1" w:rsidP="000350B8">
      <w:pPr>
        <w:pStyle w:val="ListParagraph"/>
        <w:numPr>
          <w:ilvl w:val="0"/>
          <w:numId w:val="38"/>
        </w:numPr>
        <w:rPr>
          <w:rFonts w:ascii="Calibri" w:hAnsi="Calibri" w:cs="Calibri"/>
          <w:sz w:val="22"/>
          <w:szCs w:val="22"/>
        </w:rPr>
      </w:pPr>
      <w:r w:rsidRPr="000350B8">
        <w:rPr>
          <w:rFonts w:ascii="Calibri" w:hAnsi="Calibri" w:cs="Calibri"/>
          <w:sz w:val="22"/>
          <w:szCs w:val="22"/>
        </w:rPr>
        <w:t xml:space="preserve">a member and the </w:t>
      </w:r>
      <w:r>
        <w:rPr>
          <w:rFonts w:ascii="Calibri" w:hAnsi="Calibri" w:cs="Calibri"/>
          <w:sz w:val="22"/>
          <w:szCs w:val="22"/>
        </w:rPr>
        <w:t>Brigade</w:t>
      </w:r>
      <w:r w:rsidRPr="000350B8">
        <w:rPr>
          <w:rFonts w:ascii="Calibri" w:hAnsi="Calibri" w:cs="Calibri"/>
          <w:sz w:val="22"/>
          <w:szCs w:val="22"/>
        </w:rPr>
        <w:t>; or</w:t>
      </w:r>
    </w:p>
    <w:p w14:paraId="5EB5403E" w14:textId="77777777" w:rsidR="008071F1" w:rsidRPr="000350B8" w:rsidRDefault="008071F1" w:rsidP="000350B8">
      <w:pPr>
        <w:pStyle w:val="ListParagraph"/>
        <w:numPr>
          <w:ilvl w:val="0"/>
          <w:numId w:val="38"/>
        </w:numPr>
        <w:rPr>
          <w:rFonts w:ascii="Calibri" w:hAnsi="Calibri" w:cs="Calibri"/>
          <w:sz w:val="22"/>
          <w:szCs w:val="22"/>
        </w:rPr>
      </w:pPr>
      <w:r w:rsidRPr="000350B8">
        <w:rPr>
          <w:rFonts w:ascii="Calibri" w:hAnsi="Calibri" w:cs="Calibri"/>
          <w:sz w:val="22"/>
          <w:szCs w:val="22"/>
        </w:rPr>
        <w:t xml:space="preserve">if the </w:t>
      </w:r>
      <w:r>
        <w:rPr>
          <w:rFonts w:ascii="Calibri" w:hAnsi="Calibri" w:cs="Calibri"/>
          <w:sz w:val="22"/>
          <w:szCs w:val="22"/>
        </w:rPr>
        <w:t>Brigade</w:t>
      </w:r>
      <w:r w:rsidRPr="008071F1">
        <w:rPr>
          <w:rFonts w:ascii="Calibri" w:hAnsi="Calibri" w:cs="Calibri"/>
          <w:sz w:val="22"/>
          <w:szCs w:val="22"/>
        </w:rPr>
        <w:t xml:space="preserve"> </w:t>
      </w:r>
      <w:r w:rsidRPr="000350B8">
        <w:rPr>
          <w:rFonts w:ascii="Calibri" w:hAnsi="Calibri" w:cs="Calibri"/>
          <w:sz w:val="22"/>
          <w:szCs w:val="22"/>
        </w:rPr>
        <w:t xml:space="preserve">provides services to non-members, those non-members who receive services from the </w:t>
      </w:r>
      <w:r>
        <w:rPr>
          <w:rFonts w:ascii="Calibri" w:hAnsi="Calibri" w:cs="Calibri"/>
          <w:sz w:val="22"/>
          <w:szCs w:val="22"/>
        </w:rPr>
        <w:t>Brigade</w:t>
      </w:r>
      <w:r w:rsidRPr="000350B8">
        <w:rPr>
          <w:rFonts w:ascii="Calibri" w:hAnsi="Calibri" w:cs="Calibri"/>
          <w:sz w:val="22"/>
          <w:szCs w:val="22"/>
        </w:rPr>
        <w:t xml:space="preserve">, and the </w:t>
      </w:r>
      <w:r>
        <w:rPr>
          <w:rFonts w:ascii="Calibri" w:hAnsi="Calibri" w:cs="Calibri"/>
          <w:sz w:val="22"/>
          <w:szCs w:val="22"/>
        </w:rPr>
        <w:t>Brigade</w:t>
      </w:r>
      <w:r w:rsidRPr="000350B8">
        <w:rPr>
          <w:rFonts w:ascii="Calibri" w:hAnsi="Calibri" w:cs="Calibri"/>
          <w:sz w:val="22"/>
          <w:szCs w:val="22"/>
        </w:rPr>
        <w:t>.</w:t>
      </w:r>
      <w:r>
        <w:rPr>
          <w:rFonts w:ascii="Calibri" w:hAnsi="Calibri" w:cs="Calibri"/>
          <w:sz w:val="22"/>
          <w:szCs w:val="22"/>
        </w:rPr>
        <w:t xml:space="preserve"> </w:t>
      </w:r>
    </w:p>
    <w:p w14:paraId="280475D9" w14:textId="77777777" w:rsidR="00623D09" w:rsidRPr="007020C3" w:rsidRDefault="00623D09" w:rsidP="00746DFB">
      <w:pPr>
        <w:pStyle w:val="Heading2"/>
        <w:numPr>
          <w:ilvl w:val="1"/>
          <w:numId w:val="12"/>
        </w:numPr>
        <w:rPr>
          <w:rFonts w:ascii="Calibri" w:hAnsi="Calibri" w:cs="Calibri"/>
          <w:b w:val="0"/>
          <w:bCs w:val="0"/>
          <w:sz w:val="24"/>
          <w:szCs w:val="24"/>
        </w:rPr>
      </w:pPr>
      <w:bookmarkStart w:id="314" w:name="_Toc4160448"/>
      <w:bookmarkStart w:id="315" w:name="_Toc5824364"/>
      <w:bookmarkEnd w:id="314"/>
      <w:r w:rsidRPr="007020C3">
        <w:rPr>
          <w:rFonts w:ascii="Calibri" w:hAnsi="Calibri" w:cs="Calibri"/>
          <w:b w:val="0"/>
          <w:bCs w:val="0"/>
          <w:sz w:val="24"/>
          <w:szCs w:val="24"/>
        </w:rPr>
        <w:t>Redress of Grievance</w:t>
      </w:r>
      <w:bookmarkEnd w:id="315"/>
    </w:p>
    <w:p w14:paraId="4E29C539" w14:textId="67AADAD5"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All members </w:t>
      </w:r>
      <w:r w:rsidR="008071F1">
        <w:rPr>
          <w:rFonts w:ascii="Calibri" w:hAnsi="Calibri" w:cs="Calibri"/>
          <w:sz w:val="22"/>
          <w:szCs w:val="22"/>
        </w:rPr>
        <w:t xml:space="preserve">and non-members </w:t>
      </w:r>
      <w:r w:rsidRPr="007020C3">
        <w:rPr>
          <w:rFonts w:ascii="Calibri" w:hAnsi="Calibri" w:cs="Calibri"/>
          <w:sz w:val="22"/>
          <w:szCs w:val="22"/>
        </w:rPr>
        <w:t xml:space="preserve">of the </w:t>
      </w:r>
      <w:r w:rsidR="008071F1">
        <w:rPr>
          <w:rFonts w:ascii="Calibri" w:hAnsi="Calibri" w:cs="Calibri"/>
          <w:sz w:val="22"/>
          <w:szCs w:val="22"/>
        </w:rPr>
        <w:t>Brigade</w:t>
      </w:r>
      <w:r w:rsidRPr="007020C3">
        <w:rPr>
          <w:rFonts w:ascii="Calibri" w:hAnsi="Calibri" w:cs="Calibri"/>
          <w:sz w:val="22"/>
          <w:szCs w:val="22"/>
        </w:rPr>
        <w:t xml:space="preserve"> have the right to redress of grievance to both fellow members and appointed or elected officers through the chain of command within the </w:t>
      </w:r>
      <w:r w:rsidR="008071F1">
        <w:rPr>
          <w:rFonts w:ascii="Calibri" w:hAnsi="Calibri" w:cs="Calibri"/>
          <w:sz w:val="22"/>
          <w:szCs w:val="22"/>
        </w:rPr>
        <w:t>Brigade</w:t>
      </w:r>
      <w:r w:rsidRPr="007020C3">
        <w:rPr>
          <w:rFonts w:ascii="Calibri" w:hAnsi="Calibri" w:cs="Calibri"/>
          <w:sz w:val="22"/>
          <w:szCs w:val="22"/>
        </w:rPr>
        <w:t>.</w:t>
      </w:r>
    </w:p>
    <w:p w14:paraId="337FE8CF" w14:textId="77777777"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An officer, elected or appointed, once informed by a member or officer of a grievance, will act upon that information without delay, fear or favour.  </w:t>
      </w:r>
    </w:p>
    <w:p w14:paraId="4D132384" w14:textId="209A1D35"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 redress of grievance may not be contrary to the </w:t>
      </w:r>
      <w:r w:rsidR="008071F1">
        <w:rPr>
          <w:rFonts w:ascii="Calibri" w:hAnsi="Calibri" w:cs="Calibri"/>
          <w:sz w:val="22"/>
          <w:szCs w:val="22"/>
        </w:rPr>
        <w:t>Brigade</w:t>
      </w:r>
      <w:r w:rsidRPr="007020C3">
        <w:rPr>
          <w:rFonts w:ascii="Calibri" w:hAnsi="Calibri" w:cs="Calibri"/>
          <w:sz w:val="22"/>
          <w:szCs w:val="22"/>
        </w:rPr>
        <w:t xml:space="preserve"> constitution, </w:t>
      </w:r>
      <w:r>
        <w:rPr>
          <w:rFonts w:ascii="Calibri" w:hAnsi="Calibri" w:cs="Calibri"/>
          <w:sz w:val="22"/>
          <w:szCs w:val="22"/>
        </w:rPr>
        <w:t>Standard Administrative Procedures</w:t>
      </w:r>
      <w:r w:rsidRPr="007020C3">
        <w:rPr>
          <w:rFonts w:ascii="Calibri" w:hAnsi="Calibri" w:cs="Calibri"/>
          <w:sz w:val="22"/>
          <w:szCs w:val="22"/>
        </w:rPr>
        <w:t>, the Act or local laws.</w:t>
      </w:r>
    </w:p>
    <w:p w14:paraId="72466261" w14:textId="535F4F72"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Any grievance lodged by any member of the </w:t>
      </w:r>
      <w:r w:rsidR="008071F1">
        <w:rPr>
          <w:rFonts w:ascii="Calibri" w:hAnsi="Calibri" w:cs="Calibri"/>
          <w:sz w:val="22"/>
          <w:szCs w:val="22"/>
        </w:rPr>
        <w:t>Brigade</w:t>
      </w:r>
      <w:r w:rsidRPr="007020C3">
        <w:rPr>
          <w:rFonts w:ascii="Calibri" w:hAnsi="Calibri" w:cs="Calibri"/>
          <w:sz w:val="22"/>
          <w:szCs w:val="22"/>
        </w:rPr>
        <w:t xml:space="preserve"> shall remain confidential and details may only be released to the general membership at the discretion of the executive committee.</w:t>
      </w:r>
    </w:p>
    <w:p w14:paraId="113924DE" w14:textId="2D9DA67F"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Any grievance that </w:t>
      </w:r>
      <w:r w:rsidR="00A22D68" w:rsidRPr="007020C3">
        <w:rPr>
          <w:rFonts w:ascii="Calibri" w:hAnsi="Calibri" w:cs="Calibri"/>
          <w:sz w:val="22"/>
          <w:szCs w:val="22"/>
        </w:rPr>
        <w:t>cannot</w:t>
      </w:r>
      <w:r w:rsidRPr="007020C3">
        <w:rPr>
          <w:rFonts w:ascii="Calibri" w:hAnsi="Calibri" w:cs="Calibri"/>
          <w:sz w:val="22"/>
          <w:szCs w:val="22"/>
        </w:rPr>
        <w:t xml:space="preserve"> be dealt with informally through the chain of command should be placed in writing and dealt with through the </w:t>
      </w:r>
      <w:r w:rsidR="008071F1">
        <w:rPr>
          <w:rFonts w:ascii="Calibri" w:hAnsi="Calibri" w:cs="Calibri"/>
          <w:sz w:val="22"/>
          <w:szCs w:val="22"/>
        </w:rPr>
        <w:t>Brigade</w:t>
      </w:r>
      <w:r w:rsidRPr="007020C3">
        <w:rPr>
          <w:rFonts w:ascii="Calibri" w:hAnsi="Calibri" w:cs="Calibri"/>
          <w:sz w:val="22"/>
          <w:szCs w:val="22"/>
        </w:rPr>
        <w:t xml:space="preserve"> disciplinary process.</w:t>
      </w:r>
    </w:p>
    <w:p w14:paraId="5848156A" w14:textId="77777777" w:rsidR="00623D09" w:rsidRPr="007020C3" w:rsidRDefault="00623D09" w:rsidP="00746DFB">
      <w:pPr>
        <w:pStyle w:val="Heading2"/>
        <w:numPr>
          <w:ilvl w:val="1"/>
          <w:numId w:val="12"/>
        </w:numPr>
        <w:rPr>
          <w:rFonts w:ascii="Calibri" w:hAnsi="Calibri" w:cs="Calibri"/>
          <w:b w:val="0"/>
          <w:bCs w:val="0"/>
          <w:sz w:val="24"/>
          <w:szCs w:val="24"/>
        </w:rPr>
      </w:pPr>
      <w:bookmarkStart w:id="316" w:name="_Toc5824365"/>
      <w:r w:rsidRPr="007020C3">
        <w:rPr>
          <w:rFonts w:ascii="Calibri" w:hAnsi="Calibri" w:cs="Calibri"/>
          <w:b w:val="0"/>
          <w:bCs w:val="0"/>
          <w:sz w:val="24"/>
          <w:szCs w:val="24"/>
        </w:rPr>
        <w:t>Disciplinary Committee</w:t>
      </w:r>
      <w:bookmarkEnd w:id="316"/>
    </w:p>
    <w:p w14:paraId="606A6942" w14:textId="77777777"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No offence can be subject to disciplinary action unless it has first been fully investigated by the Disciplinary Committee.</w:t>
      </w:r>
    </w:p>
    <w:p w14:paraId="6D54FC70" w14:textId="14093380"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Disciplinary Committee shall consist of 2 Executive Committee Members and a nominated </w:t>
      </w:r>
      <w:r w:rsidR="008071F1">
        <w:rPr>
          <w:rFonts w:ascii="Calibri" w:hAnsi="Calibri" w:cs="Calibri"/>
          <w:sz w:val="22"/>
          <w:szCs w:val="22"/>
        </w:rPr>
        <w:t>Brigade</w:t>
      </w:r>
      <w:r w:rsidRPr="007020C3">
        <w:rPr>
          <w:rFonts w:ascii="Calibri" w:hAnsi="Calibri" w:cs="Calibri"/>
          <w:sz w:val="22"/>
          <w:szCs w:val="22"/>
        </w:rPr>
        <w:t xml:space="preserve"> Member all of whom will NOT have a vested interest in the offence. The committee will be chaired by the most senior of the 2 Executive Committee members. The Secretary will be present to minute the proceedings.  No member who is called to provide evidence as a witness shall be included in the Committee.</w:t>
      </w:r>
    </w:p>
    <w:p w14:paraId="7065515E" w14:textId="45EA3B06"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 xml:space="preserve">The task of this committee will be to investigate any reported breach of the </w:t>
      </w:r>
      <w:r w:rsidR="008071F1">
        <w:rPr>
          <w:rFonts w:ascii="Calibri" w:hAnsi="Calibri" w:cs="Calibri"/>
          <w:sz w:val="22"/>
          <w:szCs w:val="22"/>
        </w:rPr>
        <w:t>Brigade</w:t>
      </w:r>
      <w:r w:rsidRPr="007020C3">
        <w:rPr>
          <w:rFonts w:ascii="Calibri" w:hAnsi="Calibri" w:cs="Calibri"/>
          <w:sz w:val="22"/>
          <w:szCs w:val="22"/>
        </w:rPr>
        <w:t xml:space="preserve"> constitution, the Act, </w:t>
      </w:r>
      <w:r>
        <w:rPr>
          <w:rFonts w:ascii="Calibri" w:hAnsi="Calibri" w:cs="Calibri"/>
          <w:sz w:val="22"/>
          <w:szCs w:val="22"/>
        </w:rPr>
        <w:t>Standard Administrative Procedures</w:t>
      </w:r>
      <w:r w:rsidRPr="007020C3">
        <w:rPr>
          <w:rFonts w:ascii="Calibri" w:hAnsi="Calibri" w:cs="Calibri"/>
          <w:sz w:val="22"/>
          <w:szCs w:val="22"/>
        </w:rPr>
        <w:t xml:space="preserve">, or local laws by a registered member of the </w:t>
      </w:r>
      <w:r w:rsidR="008071F1">
        <w:rPr>
          <w:rFonts w:ascii="Calibri" w:hAnsi="Calibri" w:cs="Calibri"/>
          <w:sz w:val="22"/>
          <w:szCs w:val="22"/>
        </w:rPr>
        <w:t>Brigade</w:t>
      </w:r>
      <w:r w:rsidRPr="007020C3">
        <w:rPr>
          <w:rFonts w:ascii="Calibri" w:hAnsi="Calibri" w:cs="Calibri"/>
          <w:sz w:val="22"/>
          <w:szCs w:val="22"/>
        </w:rPr>
        <w:t>.</w:t>
      </w:r>
    </w:p>
    <w:p w14:paraId="79EF6693" w14:textId="77777777"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A member so charged with a breach of the Act, local law, constitution or standard operating procedure, will be considered innocent of that charge until proven, beyond reasonable doubt, to be guilty of that breach of the rules and procedures contained within the Act, local laws, constitution and standard operating procedure.</w:t>
      </w:r>
    </w:p>
    <w:p w14:paraId="703F171A" w14:textId="45E73503" w:rsidR="00623D09" w:rsidRPr="007020C3"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lastRenderedPageBreak/>
        <w:tab/>
        <w:t xml:space="preserve">The accused member has the right of reply to the evidence submitted to the disciplinary committee, and will be required to present relevant evidence personally.  The accused member may consult with a “friend” who, while present </w:t>
      </w:r>
      <w:r w:rsidR="00A22D68" w:rsidRPr="007020C3">
        <w:rPr>
          <w:rFonts w:ascii="Calibri" w:hAnsi="Calibri" w:cs="Calibri"/>
          <w:sz w:val="22"/>
          <w:szCs w:val="22"/>
        </w:rPr>
        <w:t>cannot</w:t>
      </w:r>
      <w:r w:rsidRPr="007020C3">
        <w:rPr>
          <w:rFonts w:ascii="Calibri" w:hAnsi="Calibri" w:cs="Calibri"/>
          <w:sz w:val="22"/>
          <w:szCs w:val="22"/>
        </w:rPr>
        <w:t xml:space="preserve"> speak on behalf of the accused.</w:t>
      </w:r>
    </w:p>
    <w:p w14:paraId="3F662A78" w14:textId="77777777" w:rsidR="00623D09" w:rsidRDefault="00623D09" w:rsidP="00746DFB">
      <w:pPr>
        <w:pStyle w:val="ListParagraph"/>
        <w:numPr>
          <w:ilvl w:val="2"/>
          <w:numId w:val="12"/>
        </w:numPr>
        <w:spacing w:before="240" w:after="240"/>
        <w:ind w:left="1418" w:hanging="992"/>
        <w:rPr>
          <w:rFonts w:ascii="Calibri" w:hAnsi="Calibri" w:cs="Calibri"/>
          <w:sz w:val="22"/>
          <w:szCs w:val="22"/>
        </w:rPr>
      </w:pPr>
      <w:r w:rsidRPr="007020C3">
        <w:rPr>
          <w:rFonts w:ascii="Calibri" w:hAnsi="Calibri" w:cs="Calibri"/>
          <w:sz w:val="22"/>
          <w:szCs w:val="22"/>
        </w:rPr>
        <w:t>The committee will investigate the nature of any alleged offence, impartially assess the evidence as to the nature of that offence, decided on an appropriate course of action, and convey their recommendations to the Chief Bush Fire Control Officer.</w:t>
      </w:r>
    </w:p>
    <w:p w14:paraId="49E18BA7" w14:textId="77777777" w:rsidR="00623D09" w:rsidRPr="007020C3" w:rsidRDefault="00623D09">
      <w:pPr>
        <w:rPr>
          <w:rFonts w:ascii="Times" w:hAnsi="Times" w:cs="Times"/>
          <w:i/>
          <w:iCs/>
          <w:color w:val="FF0000"/>
        </w:rPr>
      </w:pPr>
    </w:p>
    <w:sectPr w:rsidR="00623D09" w:rsidRPr="007020C3" w:rsidSect="00B62C7F">
      <w:footerReference w:type="default" r:id="rId10"/>
      <w:pgSz w:w="11906" w:h="16838"/>
      <w:pgMar w:top="1077" w:right="1134" w:bottom="1077" w:left="113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543DB" w14:textId="77777777" w:rsidR="0021089B" w:rsidRDefault="0021089B">
      <w:r>
        <w:separator/>
      </w:r>
    </w:p>
  </w:endnote>
  <w:endnote w:type="continuationSeparator" w:id="0">
    <w:p w14:paraId="56BCBADC" w14:textId="77777777" w:rsidR="0021089B" w:rsidRDefault="0021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1FA5E" w14:textId="77777777" w:rsidR="00002B0A" w:rsidRDefault="00002B0A">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D6EB447" w14:textId="77777777" w:rsidR="00002B0A" w:rsidRDefault="00002B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B9335" w14:textId="77777777" w:rsidR="0021089B" w:rsidRDefault="0021089B">
      <w:r>
        <w:separator/>
      </w:r>
    </w:p>
  </w:footnote>
  <w:footnote w:type="continuationSeparator" w:id="0">
    <w:p w14:paraId="24110B99" w14:textId="77777777" w:rsidR="0021089B" w:rsidRDefault="00210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A6D"/>
    <w:multiLevelType w:val="multilevel"/>
    <w:tmpl w:val="341EF2DC"/>
    <w:lvl w:ilvl="0">
      <w:start w:val="5"/>
      <w:numFmt w:val="decimal"/>
      <w:lvlText w:val="%1"/>
      <w:lvlJc w:val="left"/>
      <w:pPr>
        <w:tabs>
          <w:tab w:val="num" w:pos="555"/>
        </w:tabs>
        <w:ind w:left="555" w:hanging="555"/>
      </w:pPr>
      <w:rPr>
        <w:rFonts w:hint="default"/>
      </w:rPr>
    </w:lvl>
    <w:lvl w:ilvl="1">
      <w:start w:val="2"/>
      <w:numFmt w:val="decimal"/>
      <w:lvlText w:val="%1.%2"/>
      <w:lvlJc w:val="left"/>
      <w:pPr>
        <w:tabs>
          <w:tab w:val="num" w:pos="915"/>
        </w:tabs>
        <w:ind w:left="915" w:hanging="555"/>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00E572E5"/>
    <w:multiLevelType w:val="hybridMultilevel"/>
    <w:tmpl w:val="2F74E858"/>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 w15:restartNumberingAfterBreak="0">
    <w:nsid w:val="017637BF"/>
    <w:multiLevelType w:val="hybridMultilevel"/>
    <w:tmpl w:val="BCC69258"/>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3" w15:restartNumberingAfterBreak="0">
    <w:nsid w:val="038E13DC"/>
    <w:multiLevelType w:val="hybridMultilevel"/>
    <w:tmpl w:val="1FA0A3C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4" w15:restartNumberingAfterBreak="0">
    <w:nsid w:val="05D86F87"/>
    <w:multiLevelType w:val="hybridMultilevel"/>
    <w:tmpl w:val="B610395E"/>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9331EB9"/>
    <w:multiLevelType w:val="multilevel"/>
    <w:tmpl w:val="B1A0CBF8"/>
    <w:lvl w:ilvl="0">
      <w:start w:val="8"/>
      <w:numFmt w:val="decimal"/>
      <w:lvlText w:val="%1"/>
      <w:lvlJc w:val="left"/>
      <w:pPr>
        <w:tabs>
          <w:tab w:val="num" w:pos="405"/>
        </w:tabs>
        <w:ind w:left="405" w:hanging="405"/>
      </w:pPr>
      <w:rPr>
        <w:rFonts w:hint="default"/>
      </w:rPr>
    </w:lvl>
    <w:lvl w:ilvl="1">
      <w:start w:val="7"/>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0BF90552"/>
    <w:multiLevelType w:val="multilevel"/>
    <w:tmpl w:val="75269C26"/>
    <w:lvl w:ilvl="0">
      <w:start w:val="4"/>
      <w:numFmt w:val="decimal"/>
      <w:lvlText w:val="%1"/>
      <w:lvlJc w:val="left"/>
      <w:pPr>
        <w:tabs>
          <w:tab w:val="num" w:pos="555"/>
        </w:tabs>
        <w:ind w:left="555" w:hanging="555"/>
      </w:pPr>
      <w:rPr>
        <w:rFonts w:hint="default"/>
      </w:rPr>
    </w:lvl>
    <w:lvl w:ilvl="1">
      <w:start w:val="1"/>
      <w:numFmt w:val="decimal"/>
      <w:lvlText w:val="%1.%2"/>
      <w:lvlJc w:val="left"/>
      <w:pPr>
        <w:tabs>
          <w:tab w:val="num" w:pos="915"/>
        </w:tabs>
        <w:ind w:left="915" w:hanging="555"/>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7" w15:restartNumberingAfterBreak="0">
    <w:nsid w:val="0C0979E5"/>
    <w:multiLevelType w:val="multilevel"/>
    <w:tmpl w:val="9ED0F8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062311"/>
    <w:multiLevelType w:val="hybridMultilevel"/>
    <w:tmpl w:val="DC08B5CA"/>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9" w15:restartNumberingAfterBreak="0">
    <w:nsid w:val="1D847BEA"/>
    <w:multiLevelType w:val="hybridMultilevel"/>
    <w:tmpl w:val="2B269A2E"/>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0" w15:restartNumberingAfterBreak="0">
    <w:nsid w:val="20771E46"/>
    <w:multiLevelType w:val="hybridMultilevel"/>
    <w:tmpl w:val="6038BB2E"/>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1" w15:restartNumberingAfterBreak="0">
    <w:nsid w:val="23D56B9C"/>
    <w:multiLevelType w:val="hybridMultilevel"/>
    <w:tmpl w:val="1FA0A3C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2" w15:restartNumberingAfterBreak="0">
    <w:nsid w:val="242C61BC"/>
    <w:multiLevelType w:val="hybridMultilevel"/>
    <w:tmpl w:val="6038BB2E"/>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3" w15:restartNumberingAfterBreak="0">
    <w:nsid w:val="2977626F"/>
    <w:multiLevelType w:val="multilevel"/>
    <w:tmpl w:val="F5042566"/>
    <w:lvl w:ilvl="0">
      <w:start w:val="4"/>
      <w:numFmt w:val="decimal"/>
      <w:lvlText w:val="%1"/>
      <w:lvlJc w:val="left"/>
      <w:pPr>
        <w:tabs>
          <w:tab w:val="num" w:pos="555"/>
        </w:tabs>
        <w:ind w:left="555" w:hanging="555"/>
      </w:pPr>
      <w:rPr>
        <w:rFonts w:hint="default"/>
      </w:rPr>
    </w:lvl>
    <w:lvl w:ilvl="1">
      <w:start w:val="2"/>
      <w:numFmt w:val="decimal"/>
      <w:lvlText w:val="%1.%2"/>
      <w:lvlJc w:val="left"/>
      <w:pPr>
        <w:tabs>
          <w:tab w:val="num" w:pos="855"/>
        </w:tabs>
        <w:ind w:left="855" w:hanging="555"/>
      </w:pPr>
      <w:rPr>
        <w:rFonts w:hint="default"/>
      </w:rPr>
    </w:lvl>
    <w:lvl w:ilvl="2">
      <w:start w:val="2"/>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14" w15:restartNumberingAfterBreak="0">
    <w:nsid w:val="360B0205"/>
    <w:multiLevelType w:val="hybridMultilevel"/>
    <w:tmpl w:val="D0584A4E"/>
    <w:lvl w:ilvl="0" w:tplc="17A6AC68">
      <w:start w:val="1"/>
      <w:numFmt w:val="lowerRoman"/>
      <w:lvlText w:val="(%1)"/>
      <w:lvlJc w:val="left"/>
      <w:pPr>
        <w:tabs>
          <w:tab w:val="num" w:pos="2160"/>
        </w:tabs>
        <w:ind w:left="2160" w:hanging="720"/>
      </w:pPr>
      <w:rPr>
        <w:rFonts w:hint="default"/>
      </w:rPr>
    </w:lvl>
    <w:lvl w:ilvl="1" w:tplc="295CF328">
      <w:start w:val="5"/>
      <w:numFmt w:val="decimal"/>
      <w:lvlText w:val="(%2)"/>
      <w:lvlJc w:val="left"/>
      <w:pPr>
        <w:tabs>
          <w:tab w:val="num" w:pos="2520"/>
        </w:tabs>
        <w:ind w:left="2520" w:hanging="360"/>
      </w:pPr>
      <w:rPr>
        <w:rFonts w:hint="default"/>
      </w:rPr>
    </w:lvl>
    <w:lvl w:ilvl="2" w:tplc="DAA4884C">
      <w:start w:val="1"/>
      <w:numFmt w:val="upperLetter"/>
      <w:lvlText w:val="%3)"/>
      <w:lvlJc w:val="left"/>
      <w:pPr>
        <w:tabs>
          <w:tab w:val="num" w:pos="3780"/>
        </w:tabs>
        <w:ind w:left="3780" w:hanging="720"/>
      </w:pPr>
      <w:rPr>
        <w:rFonts w:hint="default"/>
      </w:rPr>
    </w:lvl>
    <w:lvl w:ilvl="3" w:tplc="24F8C5DE">
      <w:start w:val="4"/>
      <w:numFmt w:val="lowerLetter"/>
      <w:lvlText w:val="%4)"/>
      <w:lvlJc w:val="left"/>
      <w:pPr>
        <w:tabs>
          <w:tab w:val="num" w:pos="3960"/>
        </w:tabs>
        <w:ind w:left="3960" w:hanging="360"/>
      </w:pPr>
      <w:rPr>
        <w:rFonts w:hint="default"/>
      </w:r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5" w15:restartNumberingAfterBreak="0">
    <w:nsid w:val="36C26F22"/>
    <w:multiLevelType w:val="hybridMultilevel"/>
    <w:tmpl w:val="84E26EF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6" w15:restartNumberingAfterBreak="0">
    <w:nsid w:val="37056EFA"/>
    <w:multiLevelType w:val="multilevel"/>
    <w:tmpl w:val="97E816BC"/>
    <w:lvl w:ilvl="0">
      <w:start w:val="5"/>
      <w:numFmt w:val="decimal"/>
      <w:lvlText w:val="%1"/>
      <w:lvlJc w:val="left"/>
      <w:pPr>
        <w:tabs>
          <w:tab w:val="num" w:pos="555"/>
        </w:tabs>
        <w:ind w:left="555" w:hanging="555"/>
      </w:pPr>
      <w:rPr>
        <w:rFonts w:hint="default"/>
      </w:rPr>
    </w:lvl>
    <w:lvl w:ilvl="1">
      <w:start w:val="3"/>
      <w:numFmt w:val="decimal"/>
      <w:lvlText w:val="%1.%2"/>
      <w:lvlJc w:val="left"/>
      <w:pPr>
        <w:tabs>
          <w:tab w:val="num" w:pos="555"/>
        </w:tabs>
        <w:ind w:left="555" w:hanging="55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387348E5"/>
    <w:multiLevelType w:val="multilevel"/>
    <w:tmpl w:val="5BFC4326"/>
    <w:lvl w:ilvl="0">
      <w:start w:val="8"/>
      <w:numFmt w:val="decimal"/>
      <w:lvlText w:val="%1"/>
      <w:lvlJc w:val="left"/>
      <w:pPr>
        <w:tabs>
          <w:tab w:val="num" w:pos="570"/>
        </w:tabs>
        <w:ind w:left="570" w:hanging="570"/>
      </w:pPr>
      <w:rPr>
        <w:rFonts w:hint="default"/>
      </w:rPr>
    </w:lvl>
    <w:lvl w:ilvl="1">
      <w:start w:val="7"/>
      <w:numFmt w:val="decimal"/>
      <w:lvlText w:val="%1.%2"/>
      <w:lvlJc w:val="left"/>
      <w:pPr>
        <w:tabs>
          <w:tab w:val="num" w:pos="930"/>
        </w:tabs>
        <w:ind w:left="930" w:hanging="57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8" w15:restartNumberingAfterBreak="0">
    <w:nsid w:val="44397153"/>
    <w:multiLevelType w:val="hybridMultilevel"/>
    <w:tmpl w:val="9EBE8E06"/>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9" w15:restartNumberingAfterBreak="0">
    <w:nsid w:val="47B40410"/>
    <w:multiLevelType w:val="hybridMultilevel"/>
    <w:tmpl w:val="84E26EF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0" w15:restartNumberingAfterBreak="0">
    <w:nsid w:val="4DCD7580"/>
    <w:multiLevelType w:val="multilevel"/>
    <w:tmpl w:val="BBFC4494"/>
    <w:lvl w:ilvl="0">
      <w:start w:val="8"/>
      <w:numFmt w:val="decimal"/>
      <w:lvlText w:val="%1"/>
      <w:lvlJc w:val="left"/>
      <w:pPr>
        <w:tabs>
          <w:tab w:val="num" w:pos="555"/>
        </w:tabs>
        <w:ind w:left="555" w:hanging="555"/>
      </w:pPr>
      <w:rPr>
        <w:rFonts w:hint="default"/>
      </w:rPr>
    </w:lvl>
    <w:lvl w:ilvl="1">
      <w:start w:val="2"/>
      <w:numFmt w:val="decimal"/>
      <w:lvlText w:val="%1.%2"/>
      <w:lvlJc w:val="left"/>
      <w:pPr>
        <w:tabs>
          <w:tab w:val="num" w:pos="735"/>
        </w:tabs>
        <w:ind w:left="735" w:hanging="555"/>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1" w15:restartNumberingAfterBreak="0">
    <w:nsid w:val="4DD40B95"/>
    <w:multiLevelType w:val="hybridMultilevel"/>
    <w:tmpl w:val="1FA0A3C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2" w15:restartNumberingAfterBreak="0">
    <w:nsid w:val="51503829"/>
    <w:multiLevelType w:val="hybridMultilevel"/>
    <w:tmpl w:val="6038BB2E"/>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3" w15:restartNumberingAfterBreak="0">
    <w:nsid w:val="55557711"/>
    <w:multiLevelType w:val="hybridMultilevel"/>
    <w:tmpl w:val="1A64CC7A"/>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4" w15:restartNumberingAfterBreak="0">
    <w:nsid w:val="57703018"/>
    <w:multiLevelType w:val="hybridMultilevel"/>
    <w:tmpl w:val="A64E907E"/>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5" w15:restartNumberingAfterBreak="0">
    <w:nsid w:val="5BD94C85"/>
    <w:multiLevelType w:val="hybridMultilevel"/>
    <w:tmpl w:val="1FA0A3C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6" w15:restartNumberingAfterBreak="0">
    <w:nsid w:val="5C520FD4"/>
    <w:multiLevelType w:val="hybridMultilevel"/>
    <w:tmpl w:val="744C13D6"/>
    <w:lvl w:ilvl="0" w:tplc="0C09000F">
      <w:start w:val="1"/>
      <w:numFmt w:val="decimal"/>
      <w:lvlText w:val="%1."/>
      <w:lvlJc w:val="left"/>
      <w:pPr>
        <w:ind w:left="360" w:hanging="360"/>
      </w:pPr>
      <w:rPr>
        <w:rFonts w:hint="default"/>
      </w:rPr>
    </w:lvl>
    <w:lvl w:ilvl="1" w:tplc="6E320594">
      <w:start w:val="1"/>
      <w:numFmt w:val="lowerRoman"/>
      <w:lvlText w:val="%2."/>
      <w:lvlJc w:val="left"/>
      <w:pPr>
        <w:ind w:left="1440" w:hanging="72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5D95786D"/>
    <w:multiLevelType w:val="hybridMultilevel"/>
    <w:tmpl w:val="740C74E2"/>
    <w:lvl w:ilvl="0" w:tplc="2488BD0C">
      <w:start w:val="5"/>
      <w:numFmt w:val="lowerRoman"/>
      <w:lvlText w:val="(%1)"/>
      <w:lvlJc w:val="left"/>
      <w:pPr>
        <w:tabs>
          <w:tab w:val="num" w:pos="2160"/>
        </w:tabs>
        <w:ind w:left="2160" w:hanging="720"/>
      </w:pPr>
      <w:rPr>
        <w:rFonts w:ascii="Times" w:hAnsi="Times" w:cs="Times" w:hint="default"/>
      </w:rPr>
    </w:lvl>
    <w:lvl w:ilvl="1" w:tplc="CC0463CE">
      <w:start w:val="2"/>
      <w:numFmt w:val="decimal"/>
      <w:lvlText w:val="(%2)"/>
      <w:lvlJc w:val="left"/>
      <w:pPr>
        <w:tabs>
          <w:tab w:val="num" w:pos="2520"/>
        </w:tabs>
        <w:ind w:left="2520" w:hanging="360"/>
      </w:pPr>
      <w:rPr>
        <w:rFonts w:hint="default"/>
      </w:rPr>
    </w:lvl>
    <w:lvl w:ilvl="2" w:tplc="63701A2C">
      <w:start w:val="1"/>
      <w:numFmt w:val="lowerLetter"/>
      <w:lvlText w:val="%3)"/>
      <w:lvlJc w:val="left"/>
      <w:pPr>
        <w:tabs>
          <w:tab w:val="num" w:pos="3420"/>
        </w:tabs>
        <w:ind w:left="3420" w:hanging="360"/>
      </w:pPr>
      <w:rPr>
        <w:rFonts w:hint="default"/>
      </w:r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8" w15:restartNumberingAfterBreak="0">
    <w:nsid w:val="63020F54"/>
    <w:multiLevelType w:val="hybridMultilevel"/>
    <w:tmpl w:val="59D6C09C"/>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46C5411"/>
    <w:multiLevelType w:val="hybridMultilevel"/>
    <w:tmpl w:val="A79697C0"/>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4E162FE"/>
    <w:multiLevelType w:val="hybridMultilevel"/>
    <w:tmpl w:val="CA1AFBC8"/>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31" w15:restartNumberingAfterBreak="0">
    <w:nsid w:val="650C5674"/>
    <w:multiLevelType w:val="hybridMultilevel"/>
    <w:tmpl w:val="C9CEA06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32" w15:restartNumberingAfterBreak="0">
    <w:nsid w:val="69342E82"/>
    <w:multiLevelType w:val="hybridMultilevel"/>
    <w:tmpl w:val="71E256C6"/>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E19786C"/>
    <w:multiLevelType w:val="hybridMultilevel"/>
    <w:tmpl w:val="F448013C"/>
    <w:lvl w:ilvl="0" w:tplc="04090017">
      <w:start w:val="1"/>
      <w:numFmt w:val="lowerLetter"/>
      <w:lvlText w:val="%1)"/>
      <w:lvlJc w:val="left"/>
      <w:pPr>
        <w:ind w:left="1920" w:hanging="360"/>
      </w:p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start w:val="1"/>
      <w:numFmt w:val="decimal"/>
      <w:lvlText w:val="%4."/>
      <w:lvlJc w:val="left"/>
      <w:pPr>
        <w:ind w:left="4080" w:hanging="360"/>
      </w:pPr>
    </w:lvl>
    <w:lvl w:ilvl="4" w:tplc="04090019">
      <w:start w:val="1"/>
      <w:numFmt w:val="lowerLetter"/>
      <w:lvlText w:val="%5."/>
      <w:lvlJc w:val="left"/>
      <w:pPr>
        <w:ind w:left="4800" w:hanging="360"/>
      </w:pPr>
    </w:lvl>
    <w:lvl w:ilvl="5" w:tplc="0409001B">
      <w:start w:val="1"/>
      <w:numFmt w:val="lowerRoman"/>
      <w:lvlText w:val="%6."/>
      <w:lvlJc w:val="right"/>
      <w:pPr>
        <w:ind w:left="5520" w:hanging="180"/>
      </w:pPr>
    </w:lvl>
    <w:lvl w:ilvl="6" w:tplc="0409000F">
      <w:start w:val="1"/>
      <w:numFmt w:val="decimal"/>
      <w:lvlText w:val="%7."/>
      <w:lvlJc w:val="left"/>
      <w:pPr>
        <w:ind w:left="6240" w:hanging="360"/>
      </w:pPr>
    </w:lvl>
    <w:lvl w:ilvl="7" w:tplc="04090019">
      <w:start w:val="1"/>
      <w:numFmt w:val="lowerLetter"/>
      <w:lvlText w:val="%8."/>
      <w:lvlJc w:val="left"/>
      <w:pPr>
        <w:ind w:left="6960" w:hanging="360"/>
      </w:pPr>
    </w:lvl>
    <w:lvl w:ilvl="8" w:tplc="0409001B">
      <w:start w:val="1"/>
      <w:numFmt w:val="lowerRoman"/>
      <w:lvlText w:val="%9."/>
      <w:lvlJc w:val="right"/>
      <w:pPr>
        <w:ind w:left="7680" w:hanging="180"/>
      </w:pPr>
    </w:lvl>
  </w:abstractNum>
  <w:abstractNum w:abstractNumId="34" w15:restartNumberingAfterBreak="0">
    <w:nsid w:val="6F834434"/>
    <w:multiLevelType w:val="multilevel"/>
    <w:tmpl w:val="923C7CFC"/>
    <w:lvl w:ilvl="0">
      <w:start w:val="1"/>
      <w:numFmt w:val="decimal"/>
      <w:lvlText w:val="%1."/>
      <w:lvlJc w:val="left"/>
      <w:pPr>
        <w:ind w:left="360" w:hanging="360"/>
      </w:pPr>
    </w:lvl>
    <w:lvl w:ilvl="1">
      <w:start w:val="1"/>
      <w:numFmt w:val="decimal"/>
      <w:lvlText w:val="%1.%2."/>
      <w:lvlJc w:val="left"/>
      <w:pPr>
        <w:ind w:left="715" w:hanging="432"/>
      </w:pPr>
      <w:rPr>
        <w:b w:val="0"/>
      </w:rPr>
    </w:lvl>
    <w:lvl w:ilvl="2">
      <w:start w:val="1"/>
      <w:numFmt w:val="decimal"/>
      <w:lvlText w:val="%1.%2.%3."/>
      <w:lvlJc w:val="left"/>
      <w:pPr>
        <w:ind w:left="1224" w:hanging="504"/>
      </w:pPr>
      <w:rPr>
        <w:rFonts w:asciiTheme="minorHAnsi" w:hAnsiTheme="minorHAnsi" w:cstheme="minorHAnsi" w:hint="default"/>
        <w:color w:val="auto"/>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8A225D"/>
    <w:multiLevelType w:val="hybridMultilevel"/>
    <w:tmpl w:val="F448013C"/>
    <w:lvl w:ilvl="0" w:tplc="04090017">
      <w:start w:val="1"/>
      <w:numFmt w:val="lowerLetter"/>
      <w:lvlText w:val="%1)"/>
      <w:lvlJc w:val="left"/>
      <w:pPr>
        <w:ind w:left="1920" w:hanging="360"/>
      </w:pPr>
    </w:lvl>
    <w:lvl w:ilvl="1" w:tplc="04090019">
      <w:start w:val="1"/>
      <w:numFmt w:val="lowerLetter"/>
      <w:lvlText w:val="%2."/>
      <w:lvlJc w:val="left"/>
      <w:pPr>
        <w:ind w:left="2640" w:hanging="360"/>
      </w:pPr>
    </w:lvl>
    <w:lvl w:ilvl="2" w:tplc="0409001B">
      <w:start w:val="1"/>
      <w:numFmt w:val="lowerRoman"/>
      <w:lvlText w:val="%3."/>
      <w:lvlJc w:val="right"/>
      <w:pPr>
        <w:ind w:left="3360" w:hanging="180"/>
      </w:pPr>
    </w:lvl>
    <w:lvl w:ilvl="3" w:tplc="0409000F">
      <w:start w:val="1"/>
      <w:numFmt w:val="decimal"/>
      <w:lvlText w:val="%4."/>
      <w:lvlJc w:val="left"/>
      <w:pPr>
        <w:ind w:left="4080" w:hanging="360"/>
      </w:pPr>
    </w:lvl>
    <w:lvl w:ilvl="4" w:tplc="04090019">
      <w:start w:val="1"/>
      <w:numFmt w:val="lowerLetter"/>
      <w:lvlText w:val="%5."/>
      <w:lvlJc w:val="left"/>
      <w:pPr>
        <w:ind w:left="4800" w:hanging="360"/>
      </w:pPr>
    </w:lvl>
    <w:lvl w:ilvl="5" w:tplc="0409001B">
      <w:start w:val="1"/>
      <w:numFmt w:val="lowerRoman"/>
      <w:lvlText w:val="%6."/>
      <w:lvlJc w:val="right"/>
      <w:pPr>
        <w:ind w:left="5520" w:hanging="180"/>
      </w:pPr>
    </w:lvl>
    <w:lvl w:ilvl="6" w:tplc="0409000F">
      <w:start w:val="1"/>
      <w:numFmt w:val="decimal"/>
      <w:lvlText w:val="%7."/>
      <w:lvlJc w:val="left"/>
      <w:pPr>
        <w:ind w:left="6240" w:hanging="360"/>
      </w:pPr>
    </w:lvl>
    <w:lvl w:ilvl="7" w:tplc="04090019">
      <w:start w:val="1"/>
      <w:numFmt w:val="lowerLetter"/>
      <w:lvlText w:val="%8."/>
      <w:lvlJc w:val="left"/>
      <w:pPr>
        <w:ind w:left="6960" w:hanging="360"/>
      </w:pPr>
    </w:lvl>
    <w:lvl w:ilvl="8" w:tplc="0409001B">
      <w:start w:val="1"/>
      <w:numFmt w:val="lowerRoman"/>
      <w:lvlText w:val="%9."/>
      <w:lvlJc w:val="right"/>
      <w:pPr>
        <w:ind w:left="7680" w:hanging="180"/>
      </w:pPr>
    </w:lvl>
  </w:abstractNum>
  <w:abstractNum w:abstractNumId="36" w15:restartNumberingAfterBreak="0">
    <w:nsid w:val="7A52757D"/>
    <w:multiLevelType w:val="multilevel"/>
    <w:tmpl w:val="00CE28C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7" w15:restartNumberingAfterBreak="0">
    <w:nsid w:val="7E124544"/>
    <w:multiLevelType w:val="multilevel"/>
    <w:tmpl w:val="1F52168A"/>
    <w:lvl w:ilvl="0">
      <w:start w:val="8"/>
      <w:numFmt w:val="decimal"/>
      <w:lvlText w:val="%1"/>
      <w:lvlJc w:val="left"/>
      <w:pPr>
        <w:tabs>
          <w:tab w:val="num" w:pos="360"/>
        </w:tabs>
        <w:ind w:left="360" w:hanging="360"/>
      </w:pPr>
      <w:rPr>
        <w:rFonts w:hint="default"/>
      </w:rPr>
    </w:lvl>
    <w:lvl w:ilvl="1">
      <w:start w:val="5"/>
      <w:numFmt w:val="decimal"/>
      <w:lvlText w:val="%1.%2"/>
      <w:lvlJc w:val="left"/>
      <w:pPr>
        <w:tabs>
          <w:tab w:val="num" w:pos="720"/>
        </w:tabs>
        <w:ind w:left="720" w:hanging="360"/>
      </w:pPr>
      <w:rPr>
        <w:rFonts w:hint="default"/>
      </w:rPr>
    </w:lvl>
    <w:lvl w:ilvl="2">
      <w:start w:val="5"/>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num w:numId="1">
    <w:abstractNumId w:val="27"/>
  </w:num>
  <w:num w:numId="2">
    <w:abstractNumId w:val="14"/>
  </w:num>
  <w:num w:numId="3">
    <w:abstractNumId w:val="6"/>
  </w:num>
  <w:num w:numId="4">
    <w:abstractNumId w:val="13"/>
  </w:num>
  <w:num w:numId="5">
    <w:abstractNumId w:val="0"/>
  </w:num>
  <w:num w:numId="6">
    <w:abstractNumId w:val="16"/>
  </w:num>
  <w:num w:numId="7">
    <w:abstractNumId w:val="36"/>
  </w:num>
  <w:num w:numId="8">
    <w:abstractNumId w:val="20"/>
  </w:num>
  <w:num w:numId="9">
    <w:abstractNumId w:val="37"/>
  </w:num>
  <w:num w:numId="10">
    <w:abstractNumId w:val="5"/>
  </w:num>
  <w:num w:numId="11">
    <w:abstractNumId w:val="17"/>
  </w:num>
  <w:num w:numId="12">
    <w:abstractNumId w:val="34"/>
  </w:num>
  <w:num w:numId="13">
    <w:abstractNumId w:val="7"/>
  </w:num>
  <w:num w:numId="14">
    <w:abstractNumId w:val="9"/>
  </w:num>
  <w:num w:numId="15">
    <w:abstractNumId w:val="8"/>
  </w:num>
  <w:num w:numId="16">
    <w:abstractNumId w:val="18"/>
  </w:num>
  <w:num w:numId="17">
    <w:abstractNumId w:val="24"/>
  </w:num>
  <w:num w:numId="18">
    <w:abstractNumId w:val="2"/>
  </w:num>
  <w:num w:numId="19">
    <w:abstractNumId w:val="35"/>
  </w:num>
  <w:num w:numId="20">
    <w:abstractNumId w:val="11"/>
  </w:num>
  <w:num w:numId="21">
    <w:abstractNumId w:val="22"/>
  </w:num>
  <w:num w:numId="22">
    <w:abstractNumId w:val="30"/>
  </w:num>
  <w:num w:numId="23">
    <w:abstractNumId w:val="1"/>
  </w:num>
  <w:num w:numId="24">
    <w:abstractNumId w:val="31"/>
  </w:num>
  <w:num w:numId="25">
    <w:abstractNumId w:val="23"/>
  </w:num>
  <w:num w:numId="26">
    <w:abstractNumId w:val="15"/>
  </w:num>
  <w:num w:numId="27">
    <w:abstractNumId w:val="29"/>
  </w:num>
  <w:num w:numId="28">
    <w:abstractNumId w:val="19"/>
  </w:num>
  <w:num w:numId="29">
    <w:abstractNumId w:val="32"/>
  </w:num>
  <w:num w:numId="30">
    <w:abstractNumId w:val="33"/>
  </w:num>
  <w:num w:numId="31">
    <w:abstractNumId w:val="21"/>
  </w:num>
  <w:num w:numId="32">
    <w:abstractNumId w:val="28"/>
  </w:num>
  <w:num w:numId="33">
    <w:abstractNumId w:val="26"/>
  </w:num>
  <w:num w:numId="34">
    <w:abstractNumId w:val="3"/>
  </w:num>
  <w:num w:numId="35">
    <w:abstractNumId w:val="25"/>
  </w:num>
  <w:num w:numId="36">
    <w:abstractNumId w:val="10"/>
  </w:num>
  <w:num w:numId="37">
    <w:abstractNumId w:val="4"/>
  </w:num>
  <w:num w:numId="3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 a">
    <w15:presenceInfo w15:providerId="Windows Live" w15:userId="e1e0a632555449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AU" w:vendorID="64" w:dllVersion="4096" w:nlCheck="1" w:checkStyle="0"/>
  <w:proofState w:spelling="clean" w:grammar="clean"/>
  <w:trackRevisions/>
  <w:defaultTabStop w:val="720"/>
  <w:doNotHyphenateCap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54F"/>
    <w:rsid w:val="00002B0A"/>
    <w:rsid w:val="000350B8"/>
    <w:rsid w:val="000408EC"/>
    <w:rsid w:val="00040A40"/>
    <w:rsid w:val="00060912"/>
    <w:rsid w:val="00064A90"/>
    <w:rsid w:val="000672CC"/>
    <w:rsid w:val="00071D2C"/>
    <w:rsid w:val="000741B2"/>
    <w:rsid w:val="00074576"/>
    <w:rsid w:val="00076310"/>
    <w:rsid w:val="0007779C"/>
    <w:rsid w:val="0008054F"/>
    <w:rsid w:val="00083A9F"/>
    <w:rsid w:val="0008610E"/>
    <w:rsid w:val="000921A7"/>
    <w:rsid w:val="000A1BC9"/>
    <w:rsid w:val="000B16AF"/>
    <w:rsid w:val="000B404A"/>
    <w:rsid w:val="000C549B"/>
    <w:rsid w:val="000C7D67"/>
    <w:rsid w:val="000D41AA"/>
    <w:rsid w:val="000D4FA6"/>
    <w:rsid w:val="000D731C"/>
    <w:rsid w:val="000E2237"/>
    <w:rsid w:val="001015F4"/>
    <w:rsid w:val="001054B6"/>
    <w:rsid w:val="00111B6C"/>
    <w:rsid w:val="001136E4"/>
    <w:rsid w:val="00122C46"/>
    <w:rsid w:val="00125E11"/>
    <w:rsid w:val="001270C7"/>
    <w:rsid w:val="00130CEE"/>
    <w:rsid w:val="00135D5F"/>
    <w:rsid w:val="001442B7"/>
    <w:rsid w:val="00147456"/>
    <w:rsid w:val="00150717"/>
    <w:rsid w:val="001512F6"/>
    <w:rsid w:val="00151645"/>
    <w:rsid w:val="00154B08"/>
    <w:rsid w:val="001561A3"/>
    <w:rsid w:val="00163DC1"/>
    <w:rsid w:val="00171C9A"/>
    <w:rsid w:val="0017218B"/>
    <w:rsid w:val="00172AF6"/>
    <w:rsid w:val="001769E6"/>
    <w:rsid w:val="00176FCD"/>
    <w:rsid w:val="00184767"/>
    <w:rsid w:val="00193F77"/>
    <w:rsid w:val="001A4145"/>
    <w:rsid w:val="001B223F"/>
    <w:rsid w:val="001B7085"/>
    <w:rsid w:val="001C00BE"/>
    <w:rsid w:val="001C4E77"/>
    <w:rsid w:val="001C5A56"/>
    <w:rsid w:val="001D33EF"/>
    <w:rsid w:val="001D425B"/>
    <w:rsid w:val="00202002"/>
    <w:rsid w:val="0020276B"/>
    <w:rsid w:val="00205F87"/>
    <w:rsid w:val="0021089B"/>
    <w:rsid w:val="00221B9F"/>
    <w:rsid w:val="00224C86"/>
    <w:rsid w:val="0023207B"/>
    <w:rsid w:val="00245383"/>
    <w:rsid w:val="00246E63"/>
    <w:rsid w:val="002511BC"/>
    <w:rsid w:val="002531AB"/>
    <w:rsid w:val="00275692"/>
    <w:rsid w:val="002A568D"/>
    <w:rsid w:val="002B2F67"/>
    <w:rsid w:val="002B48E5"/>
    <w:rsid w:val="002D3837"/>
    <w:rsid w:val="002D5156"/>
    <w:rsid w:val="002E1FE0"/>
    <w:rsid w:val="002E6A68"/>
    <w:rsid w:val="002F2114"/>
    <w:rsid w:val="002F3094"/>
    <w:rsid w:val="00305FC8"/>
    <w:rsid w:val="00313F5B"/>
    <w:rsid w:val="00320918"/>
    <w:rsid w:val="0032707D"/>
    <w:rsid w:val="00336D65"/>
    <w:rsid w:val="003474C9"/>
    <w:rsid w:val="00352646"/>
    <w:rsid w:val="003664E0"/>
    <w:rsid w:val="00372CE2"/>
    <w:rsid w:val="0038711B"/>
    <w:rsid w:val="00394C16"/>
    <w:rsid w:val="003A111F"/>
    <w:rsid w:val="003A2093"/>
    <w:rsid w:val="003B1E6A"/>
    <w:rsid w:val="003B38F1"/>
    <w:rsid w:val="003B6211"/>
    <w:rsid w:val="003B7B4B"/>
    <w:rsid w:val="003D5EB2"/>
    <w:rsid w:val="003E34B2"/>
    <w:rsid w:val="003E49E7"/>
    <w:rsid w:val="003E6079"/>
    <w:rsid w:val="003E728A"/>
    <w:rsid w:val="00402FBC"/>
    <w:rsid w:val="00426D00"/>
    <w:rsid w:val="004434E5"/>
    <w:rsid w:val="00443D5B"/>
    <w:rsid w:val="00452F9E"/>
    <w:rsid w:val="0045601A"/>
    <w:rsid w:val="00456A71"/>
    <w:rsid w:val="0046216C"/>
    <w:rsid w:val="004648D2"/>
    <w:rsid w:val="00467D8C"/>
    <w:rsid w:val="00482EB9"/>
    <w:rsid w:val="00484B72"/>
    <w:rsid w:val="00494515"/>
    <w:rsid w:val="004B6FDF"/>
    <w:rsid w:val="004D1895"/>
    <w:rsid w:val="004D412A"/>
    <w:rsid w:val="004D4EF8"/>
    <w:rsid w:val="004E0BC3"/>
    <w:rsid w:val="004E2EE6"/>
    <w:rsid w:val="004E3AA4"/>
    <w:rsid w:val="004E54BE"/>
    <w:rsid w:val="004E5BFE"/>
    <w:rsid w:val="004F1646"/>
    <w:rsid w:val="00506FC0"/>
    <w:rsid w:val="00526864"/>
    <w:rsid w:val="0053147C"/>
    <w:rsid w:val="00551362"/>
    <w:rsid w:val="00554A24"/>
    <w:rsid w:val="00555F41"/>
    <w:rsid w:val="005571AE"/>
    <w:rsid w:val="00562711"/>
    <w:rsid w:val="005647FD"/>
    <w:rsid w:val="00566A3F"/>
    <w:rsid w:val="005972E3"/>
    <w:rsid w:val="005A7BCA"/>
    <w:rsid w:val="005B27D3"/>
    <w:rsid w:val="005B322F"/>
    <w:rsid w:val="005B3A98"/>
    <w:rsid w:val="005C2229"/>
    <w:rsid w:val="005C2A8C"/>
    <w:rsid w:val="005C4177"/>
    <w:rsid w:val="005C541F"/>
    <w:rsid w:val="005D296E"/>
    <w:rsid w:val="005D7F45"/>
    <w:rsid w:val="005E2C3C"/>
    <w:rsid w:val="005E7082"/>
    <w:rsid w:val="00610F2B"/>
    <w:rsid w:val="006170B7"/>
    <w:rsid w:val="00623D09"/>
    <w:rsid w:val="006300A9"/>
    <w:rsid w:val="006350D5"/>
    <w:rsid w:val="006353CD"/>
    <w:rsid w:val="006424FC"/>
    <w:rsid w:val="00646798"/>
    <w:rsid w:val="00664558"/>
    <w:rsid w:val="00681DBA"/>
    <w:rsid w:val="00691813"/>
    <w:rsid w:val="006927CF"/>
    <w:rsid w:val="006932D7"/>
    <w:rsid w:val="006B782D"/>
    <w:rsid w:val="006C2577"/>
    <w:rsid w:val="006C25E6"/>
    <w:rsid w:val="006C2F96"/>
    <w:rsid w:val="006C3EA8"/>
    <w:rsid w:val="006C7DFC"/>
    <w:rsid w:val="006E2B75"/>
    <w:rsid w:val="006E5D33"/>
    <w:rsid w:val="006F2B03"/>
    <w:rsid w:val="006F3845"/>
    <w:rsid w:val="007020C3"/>
    <w:rsid w:val="007371F1"/>
    <w:rsid w:val="007437F7"/>
    <w:rsid w:val="00746DFB"/>
    <w:rsid w:val="007521A6"/>
    <w:rsid w:val="00757BD0"/>
    <w:rsid w:val="00762A40"/>
    <w:rsid w:val="0077472E"/>
    <w:rsid w:val="00774875"/>
    <w:rsid w:val="00780481"/>
    <w:rsid w:val="00787552"/>
    <w:rsid w:val="00794ECC"/>
    <w:rsid w:val="007A02B2"/>
    <w:rsid w:val="007A5F67"/>
    <w:rsid w:val="007B1B33"/>
    <w:rsid w:val="007B236C"/>
    <w:rsid w:val="007B6031"/>
    <w:rsid w:val="007D1548"/>
    <w:rsid w:val="007D51B1"/>
    <w:rsid w:val="007E2E9D"/>
    <w:rsid w:val="007E30EF"/>
    <w:rsid w:val="00804592"/>
    <w:rsid w:val="00805F2C"/>
    <w:rsid w:val="008071F1"/>
    <w:rsid w:val="008134CC"/>
    <w:rsid w:val="0081441D"/>
    <w:rsid w:val="00815DF7"/>
    <w:rsid w:val="00816C6F"/>
    <w:rsid w:val="00821B0F"/>
    <w:rsid w:val="00825715"/>
    <w:rsid w:val="00840E2D"/>
    <w:rsid w:val="00841E2D"/>
    <w:rsid w:val="008422DF"/>
    <w:rsid w:val="008501A4"/>
    <w:rsid w:val="0085162E"/>
    <w:rsid w:val="00863AD1"/>
    <w:rsid w:val="00870D00"/>
    <w:rsid w:val="00874568"/>
    <w:rsid w:val="00881970"/>
    <w:rsid w:val="008848FA"/>
    <w:rsid w:val="008866BB"/>
    <w:rsid w:val="008B1406"/>
    <w:rsid w:val="008B7767"/>
    <w:rsid w:val="008C0808"/>
    <w:rsid w:val="008D1963"/>
    <w:rsid w:val="008F3DDD"/>
    <w:rsid w:val="008F4012"/>
    <w:rsid w:val="00900495"/>
    <w:rsid w:val="009013CD"/>
    <w:rsid w:val="00902B72"/>
    <w:rsid w:val="0091283B"/>
    <w:rsid w:val="00914EA9"/>
    <w:rsid w:val="0091597E"/>
    <w:rsid w:val="00927608"/>
    <w:rsid w:val="0094786D"/>
    <w:rsid w:val="00962BFB"/>
    <w:rsid w:val="0097673C"/>
    <w:rsid w:val="00980CD8"/>
    <w:rsid w:val="00992DBE"/>
    <w:rsid w:val="00997A44"/>
    <w:rsid w:val="009A31B4"/>
    <w:rsid w:val="009A46F5"/>
    <w:rsid w:val="009A539E"/>
    <w:rsid w:val="009B42E7"/>
    <w:rsid w:val="009B61B2"/>
    <w:rsid w:val="009D028A"/>
    <w:rsid w:val="009D7C90"/>
    <w:rsid w:val="009E5C22"/>
    <w:rsid w:val="00A02FC0"/>
    <w:rsid w:val="00A207B8"/>
    <w:rsid w:val="00A22D68"/>
    <w:rsid w:val="00A320C5"/>
    <w:rsid w:val="00A331B1"/>
    <w:rsid w:val="00A3450F"/>
    <w:rsid w:val="00A35A68"/>
    <w:rsid w:val="00A36708"/>
    <w:rsid w:val="00A417D6"/>
    <w:rsid w:val="00A45999"/>
    <w:rsid w:val="00A55B70"/>
    <w:rsid w:val="00A56A50"/>
    <w:rsid w:val="00A56AFE"/>
    <w:rsid w:val="00A577AF"/>
    <w:rsid w:val="00A7120E"/>
    <w:rsid w:val="00A71F95"/>
    <w:rsid w:val="00A76FF8"/>
    <w:rsid w:val="00A84DBE"/>
    <w:rsid w:val="00A959CE"/>
    <w:rsid w:val="00AA03B0"/>
    <w:rsid w:val="00AA18DA"/>
    <w:rsid w:val="00AB1FF7"/>
    <w:rsid w:val="00AC2573"/>
    <w:rsid w:val="00AC2BAF"/>
    <w:rsid w:val="00AD2E28"/>
    <w:rsid w:val="00AD524F"/>
    <w:rsid w:val="00B00715"/>
    <w:rsid w:val="00B231B2"/>
    <w:rsid w:val="00B23285"/>
    <w:rsid w:val="00B31EAE"/>
    <w:rsid w:val="00B41FFE"/>
    <w:rsid w:val="00B46CE0"/>
    <w:rsid w:val="00B50C99"/>
    <w:rsid w:val="00B62C7F"/>
    <w:rsid w:val="00B8020E"/>
    <w:rsid w:val="00B83C74"/>
    <w:rsid w:val="00B903A1"/>
    <w:rsid w:val="00B91C6C"/>
    <w:rsid w:val="00BA190E"/>
    <w:rsid w:val="00BA47F6"/>
    <w:rsid w:val="00BA6748"/>
    <w:rsid w:val="00BB7C20"/>
    <w:rsid w:val="00BE20A2"/>
    <w:rsid w:val="00BE66B0"/>
    <w:rsid w:val="00BF02A6"/>
    <w:rsid w:val="00BF3DFE"/>
    <w:rsid w:val="00BF7C61"/>
    <w:rsid w:val="00C0267E"/>
    <w:rsid w:val="00C07E54"/>
    <w:rsid w:val="00C2169B"/>
    <w:rsid w:val="00C26C11"/>
    <w:rsid w:val="00C3059E"/>
    <w:rsid w:val="00C31779"/>
    <w:rsid w:val="00C35B7D"/>
    <w:rsid w:val="00C3780A"/>
    <w:rsid w:val="00C43436"/>
    <w:rsid w:val="00C51DEB"/>
    <w:rsid w:val="00C774A6"/>
    <w:rsid w:val="00CA2A2A"/>
    <w:rsid w:val="00CA764D"/>
    <w:rsid w:val="00CC07A0"/>
    <w:rsid w:val="00CC1875"/>
    <w:rsid w:val="00CC225E"/>
    <w:rsid w:val="00CC2C61"/>
    <w:rsid w:val="00CD4DD0"/>
    <w:rsid w:val="00CF357A"/>
    <w:rsid w:val="00D03711"/>
    <w:rsid w:val="00D042AD"/>
    <w:rsid w:val="00D0452B"/>
    <w:rsid w:val="00D15F26"/>
    <w:rsid w:val="00D1777F"/>
    <w:rsid w:val="00D223E6"/>
    <w:rsid w:val="00D31508"/>
    <w:rsid w:val="00D32E6E"/>
    <w:rsid w:val="00D355DF"/>
    <w:rsid w:val="00D42B64"/>
    <w:rsid w:val="00D5377B"/>
    <w:rsid w:val="00D54E53"/>
    <w:rsid w:val="00D81F70"/>
    <w:rsid w:val="00D93C50"/>
    <w:rsid w:val="00DA7A46"/>
    <w:rsid w:val="00DB3F75"/>
    <w:rsid w:val="00DB4429"/>
    <w:rsid w:val="00DC2C5D"/>
    <w:rsid w:val="00DC36A3"/>
    <w:rsid w:val="00DD2FAB"/>
    <w:rsid w:val="00DE0016"/>
    <w:rsid w:val="00DE07D0"/>
    <w:rsid w:val="00DE0F33"/>
    <w:rsid w:val="00DE4F7A"/>
    <w:rsid w:val="00DE62EE"/>
    <w:rsid w:val="00DE6CDE"/>
    <w:rsid w:val="00DF0387"/>
    <w:rsid w:val="00DF58B9"/>
    <w:rsid w:val="00E1208F"/>
    <w:rsid w:val="00E25723"/>
    <w:rsid w:val="00E25DFF"/>
    <w:rsid w:val="00E30B9C"/>
    <w:rsid w:val="00E31140"/>
    <w:rsid w:val="00E53791"/>
    <w:rsid w:val="00E602B8"/>
    <w:rsid w:val="00E66CFD"/>
    <w:rsid w:val="00E75BC7"/>
    <w:rsid w:val="00E90EA3"/>
    <w:rsid w:val="00E9207E"/>
    <w:rsid w:val="00EA7FE1"/>
    <w:rsid w:val="00EB32AE"/>
    <w:rsid w:val="00EB41B0"/>
    <w:rsid w:val="00ED6879"/>
    <w:rsid w:val="00EE4028"/>
    <w:rsid w:val="00EF10B7"/>
    <w:rsid w:val="00EF51B7"/>
    <w:rsid w:val="00EF6DCA"/>
    <w:rsid w:val="00F00C5B"/>
    <w:rsid w:val="00F17459"/>
    <w:rsid w:val="00F25A3B"/>
    <w:rsid w:val="00F334BA"/>
    <w:rsid w:val="00F34279"/>
    <w:rsid w:val="00F41C56"/>
    <w:rsid w:val="00F46687"/>
    <w:rsid w:val="00F47F1E"/>
    <w:rsid w:val="00F9209D"/>
    <w:rsid w:val="00F94E2C"/>
    <w:rsid w:val="00F95E27"/>
    <w:rsid w:val="00FA0D10"/>
    <w:rsid w:val="00FA2C5F"/>
    <w:rsid w:val="00FD77D3"/>
    <w:rsid w:val="00FD7B6A"/>
    <w:rsid w:val="00FE5EB3"/>
    <w:rsid w:val="00FE73FC"/>
    <w:rsid w:val="00FF38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F384B8"/>
  <w15:docId w15:val="{7C521F85-9697-4308-88B9-EB9F7577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452B"/>
    <w:rPr>
      <w:sz w:val="24"/>
      <w:szCs w:val="24"/>
      <w:lang w:eastAsia="en-US"/>
    </w:rPr>
  </w:style>
  <w:style w:type="paragraph" w:styleId="Heading1">
    <w:name w:val="heading 1"/>
    <w:basedOn w:val="Normal"/>
    <w:next w:val="Normal"/>
    <w:link w:val="Heading1Char"/>
    <w:uiPriority w:val="99"/>
    <w:qFormat/>
    <w:rsid w:val="00B62C7F"/>
    <w:pPr>
      <w:keepNext/>
      <w:jc w:val="center"/>
      <w:outlineLvl w:val="0"/>
    </w:pPr>
    <w:rPr>
      <w:rFonts w:ascii="Times" w:hAnsi="Times" w:cs="Times"/>
      <w:b/>
      <w:bCs/>
      <w:sz w:val="32"/>
      <w:szCs w:val="32"/>
    </w:rPr>
  </w:style>
  <w:style w:type="paragraph" w:styleId="Heading2">
    <w:name w:val="heading 2"/>
    <w:basedOn w:val="Normal"/>
    <w:next w:val="Normal"/>
    <w:link w:val="Heading2Char"/>
    <w:uiPriority w:val="99"/>
    <w:qFormat/>
    <w:rsid w:val="00A959CE"/>
    <w:pPr>
      <w:keepNext/>
      <w:keepLines/>
      <w:spacing w:before="200"/>
      <w:outlineLvl w:val="1"/>
    </w:pPr>
    <w:rPr>
      <w:rFonts w:ascii="Cambria" w:hAnsi="Cambria" w:cs="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EC"/>
    <w:rPr>
      <w:rFonts w:asciiTheme="majorHAnsi" w:eastAsiaTheme="majorEastAsia" w:hAnsiTheme="majorHAnsi" w:cstheme="majorBidi"/>
      <w:b/>
      <w:bCs/>
      <w:kern w:val="32"/>
      <w:sz w:val="32"/>
      <w:szCs w:val="32"/>
      <w:lang w:eastAsia="en-US"/>
    </w:rPr>
  </w:style>
  <w:style w:type="character" w:customStyle="1" w:styleId="Heading2Char">
    <w:name w:val="Heading 2 Char"/>
    <w:basedOn w:val="DefaultParagraphFont"/>
    <w:link w:val="Heading2"/>
    <w:uiPriority w:val="99"/>
    <w:locked/>
    <w:rsid w:val="00A959CE"/>
    <w:rPr>
      <w:rFonts w:ascii="Cambria" w:hAnsi="Cambria" w:cs="Cambria"/>
      <w:b/>
      <w:bCs/>
      <w:color w:val="4F81BD"/>
      <w:sz w:val="26"/>
      <w:szCs w:val="26"/>
      <w:lang w:val="en-AU"/>
    </w:rPr>
  </w:style>
  <w:style w:type="character" w:customStyle="1" w:styleId="goohl0">
    <w:name w:val="goohl0"/>
    <w:basedOn w:val="DefaultParagraphFont"/>
    <w:uiPriority w:val="99"/>
    <w:rsid w:val="00B62C7F"/>
  </w:style>
  <w:style w:type="character" w:customStyle="1" w:styleId="goohl1">
    <w:name w:val="goohl1"/>
    <w:basedOn w:val="DefaultParagraphFont"/>
    <w:uiPriority w:val="99"/>
    <w:rsid w:val="00B62C7F"/>
  </w:style>
  <w:style w:type="character" w:customStyle="1" w:styleId="goohl2">
    <w:name w:val="goohl2"/>
    <w:basedOn w:val="DefaultParagraphFont"/>
    <w:uiPriority w:val="99"/>
    <w:rsid w:val="00B62C7F"/>
  </w:style>
  <w:style w:type="paragraph" w:styleId="BalloonText">
    <w:name w:val="Balloon Text"/>
    <w:basedOn w:val="Normal"/>
    <w:link w:val="BalloonTextChar"/>
    <w:uiPriority w:val="99"/>
    <w:semiHidden/>
    <w:rsid w:val="00B62C7F"/>
    <w:rPr>
      <w:rFonts w:ascii="Tahoma" w:hAnsi="Tahoma" w:cs="Tahoma"/>
      <w:sz w:val="16"/>
      <w:szCs w:val="16"/>
    </w:rPr>
  </w:style>
  <w:style w:type="character" w:customStyle="1" w:styleId="BalloonTextChar">
    <w:name w:val="Balloon Text Char"/>
    <w:basedOn w:val="DefaultParagraphFont"/>
    <w:link w:val="BalloonText"/>
    <w:uiPriority w:val="99"/>
    <w:semiHidden/>
    <w:rsid w:val="00BB65EC"/>
    <w:rPr>
      <w:sz w:val="0"/>
      <w:szCs w:val="0"/>
      <w:lang w:eastAsia="en-US"/>
    </w:rPr>
  </w:style>
  <w:style w:type="paragraph" w:styleId="Header">
    <w:name w:val="header"/>
    <w:basedOn w:val="Normal"/>
    <w:link w:val="HeaderChar"/>
    <w:uiPriority w:val="99"/>
    <w:rsid w:val="00B62C7F"/>
    <w:pPr>
      <w:tabs>
        <w:tab w:val="center" w:pos="4320"/>
        <w:tab w:val="right" w:pos="8640"/>
      </w:tabs>
    </w:pPr>
  </w:style>
  <w:style w:type="character" w:customStyle="1" w:styleId="HeaderChar">
    <w:name w:val="Header Char"/>
    <w:basedOn w:val="DefaultParagraphFont"/>
    <w:link w:val="Header"/>
    <w:uiPriority w:val="99"/>
    <w:semiHidden/>
    <w:rsid w:val="00BB65EC"/>
    <w:rPr>
      <w:sz w:val="24"/>
      <w:szCs w:val="24"/>
      <w:lang w:eastAsia="en-US"/>
    </w:rPr>
  </w:style>
  <w:style w:type="paragraph" w:styleId="Footer">
    <w:name w:val="footer"/>
    <w:basedOn w:val="Normal"/>
    <w:link w:val="FooterChar"/>
    <w:uiPriority w:val="99"/>
    <w:rsid w:val="00B62C7F"/>
    <w:pPr>
      <w:tabs>
        <w:tab w:val="center" w:pos="4320"/>
        <w:tab w:val="right" w:pos="8640"/>
      </w:tabs>
    </w:pPr>
  </w:style>
  <w:style w:type="character" w:customStyle="1" w:styleId="FooterChar">
    <w:name w:val="Footer Char"/>
    <w:basedOn w:val="DefaultParagraphFont"/>
    <w:link w:val="Footer"/>
    <w:uiPriority w:val="99"/>
    <w:semiHidden/>
    <w:rsid w:val="00BB65EC"/>
    <w:rPr>
      <w:sz w:val="24"/>
      <w:szCs w:val="24"/>
      <w:lang w:eastAsia="en-US"/>
    </w:rPr>
  </w:style>
  <w:style w:type="character" w:styleId="PageNumber">
    <w:name w:val="page number"/>
    <w:basedOn w:val="DefaultParagraphFont"/>
    <w:uiPriority w:val="99"/>
    <w:rsid w:val="00B62C7F"/>
  </w:style>
  <w:style w:type="paragraph" w:styleId="BodyTextIndent">
    <w:name w:val="Body Text Indent"/>
    <w:basedOn w:val="Normal"/>
    <w:link w:val="BodyTextIndentChar"/>
    <w:uiPriority w:val="99"/>
    <w:rsid w:val="00B62C7F"/>
    <w:pPr>
      <w:ind w:left="1440" w:hanging="720"/>
    </w:pPr>
    <w:rPr>
      <w:rFonts w:ascii="Times" w:hAnsi="Times" w:cs="Times"/>
      <w:sz w:val="28"/>
      <w:szCs w:val="28"/>
    </w:rPr>
  </w:style>
  <w:style w:type="character" w:customStyle="1" w:styleId="BodyTextIndentChar">
    <w:name w:val="Body Text Indent Char"/>
    <w:basedOn w:val="DefaultParagraphFont"/>
    <w:link w:val="BodyTextIndent"/>
    <w:uiPriority w:val="99"/>
    <w:semiHidden/>
    <w:rsid w:val="00BB65EC"/>
    <w:rPr>
      <w:sz w:val="24"/>
      <w:szCs w:val="24"/>
      <w:lang w:eastAsia="en-US"/>
    </w:rPr>
  </w:style>
  <w:style w:type="character" w:styleId="SubtleEmphasis">
    <w:name w:val="Subtle Emphasis"/>
    <w:basedOn w:val="DefaultParagraphFont"/>
    <w:uiPriority w:val="99"/>
    <w:qFormat/>
    <w:rsid w:val="009D7C90"/>
    <w:rPr>
      <w:i/>
      <w:iCs/>
      <w:color w:val="808080"/>
    </w:rPr>
  </w:style>
  <w:style w:type="paragraph" w:styleId="TOCHeading">
    <w:name w:val="TOC Heading"/>
    <w:basedOn w:val="Heading1"/>
    <w:next w:val="Normal"/>
    <w:uiPriority w:val="99"/>
    <w:qFormat/>
    <w:rsid w:val="00BA190E"/>
    <w:pPr>
      <w:keepLines/>
      <w:spacing w:before="480" w:line="276" w:lineRule="auto"/>
      <w:jc w:val="left"/>
      <w:outlineLvl w:val="9"/>
    </w:pPr>
    <w:rPr>
      <w:rFonts w:ascii="Cambria" w:hAnsi="Cambria" w:cs="Cambria"/>
      <w:color w:val="365F91"/>
      <w:sz w:val="28"/>
      <w:szCs w:val="28"/>
      <w:lang w:val="en-US"/>
    </w:rPr>
  </w:style>
  <w:style w:type="paragraph" w:styleId="TOC1">
    <w:name w:val="toc 1"/>
    <w:basedOn w:val="Normal"/>
    <w:next w:val="Normal"/>
    <w:autoRedefine/>
    <w:uiPriority w:val="39"/>
    <w:rsid w:val="00BA190E"/>
    <w:pPr>
      <w:spacing w:after="100"/>
    </w:pPr>
  </w:style>
  <w:style w:type="character" w:styleId="Hyperlink">
    <w:name w:val="Hyperlink"/>
    <w:basedOn w:val="DefaultParagraphFont"/>
    <w:uiPriority w:val="99"/>
    <w:rsid w:val="00BA190E"/>
    <w:rPr>
      <w:color w:val="0000FF"/>
      <w:u w:val="single"/>
    </w:rPr>
  </w:style>
  <w:style w:type="paragraph" w:styleId="TOC2">
    <w:name w:val="toc 2"/>
    <w:basedOn w:val="Normal"/>
    <w:next w:val="Normal"/>
    <w:autoRedefine/>
    <w:uiPriority w:val="39"/>
    <w:rsid w:val="00A959CE"/>
    <w:pPr>
      <w:spacing w:after="100" w:line="276" w:lineRule="auto"/>
      <w:ind w:left="220"/>
    </w:pPr>
    <w:rPr>
      <w:rFonts w:ascii="Calibri" w:hAnsi="Calibri" w:cs="Calibri"/>
      <w:sz w:val="22"/>
      <w:szCs w:val="22"/>
      <w:lang w:val="en-US"/>
    </w:rPr>
  </w:style>
  <w:style w:type="paragraph" w:styleId="TOC3">
    <w:name w:val="toc 3"/>
    <w:basedOn w:val="Normal"/>
    <w:next w:val="Normal"/>
    <w:autoRedefine/>
    <w:uiPriority w:val="99"/>
    <w:semiHidden/>
    <w:rsid w:val="00A959CE"/>
    <w:pPr>
      <w:spacing w:after="100" w:line="276" w:lineRule="auto"/>
      <w:ind w:left="440"/>
    </w:pPr>
    <w:rPr>
      <w:rFonts w:ascii="Calibri" w:hAnsi="Calibri" w:cs="Calibri"/>
      <w:sz w:val="22"/>
      <w:szCs w:val="22"/>
      <w:lang w:val="en-US"/>
    </w:rPr>
  </w:style>
  <w:style w:type="paragraph" w:styleId="ListParagraph">
    <w:name w:val="List Paragraph"/>
    <w:basedOn w:val="Normal"/>
    <w:uiPriority w:val="34"/>
    <w:qFormat/>
    <w:rsid w:val="003D5EB2"/>
    <w:pPr>
      <w:ind w:left="720"/>
    </w:pPr>
  </w:style>
  <w:style w:type="paragraph" w:styleId="Revision">
    <w:name w:val="Revision"/>
    <w:hidden/>
    <w:uiPriority w:val="99"/>
    <w:semiHidden/>
    <w:rsid w:val="004E0BC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AC866-022E-B445-870B-112FDAF51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5377</Words>
  <Characters>30652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Ballsy</dc:creator>
  <cp:lastModifiedBy>a a</cp:lastModifiedBy>
  <cp:revision>2</cp:revision>
  <cp:lastPrinted>2019-04-10T13:57:00Z</cp:lastPrinted>
  <dcterms:created xsi:type="dcterms:W3CDTF">2019-04-10T13:57:00Z</dcterms:created>
  <dcterms:modified xsi:type="dcterms:W3CDTF">2019-04-10T13:57:00Z</dcterms:modified>
</cp:coreProperties>
</file>